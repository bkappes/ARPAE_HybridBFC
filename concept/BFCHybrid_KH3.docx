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9361BD9" w14:textId="3DD7C44D" w:rsidR="004A2F22" w:rsidRPr="003E5F30" w:rsidRDefault="00DA5EC8" w:rsidP="00760117">
      <w:pPr>
        <w:spacing w:before="0" w:after="0"/>
        <w:jc w:val="center"/>
        <w:rPr>
          <w:rFonts w:ascii="Times New Roman" w:hAnsi="Times New Roman"/>
        </w:rPr>
      </w:pPr>
      <w:bookmarkStart w:id="0" w:name="a-direct-methanol-fuel-cell-solid-state-"/>
      <w:r w:rsidRPr="003E5F30">
        <w:rPr>
          <w:rFonts w:ascii="Times New Roman" w:hAnsi="Times New Roman"/>
        </w:rPr>
        <w:t xml:space="preserve">Methanol Fuel Cell Enabled </w:t>
      </w:r>
      <w:r w:rsidR="009B42F9" w:rsidRPr="003E5F30">
        <w:rPr>
          <w:rFonts w:ascii="Times New Roman" w:hAnsi="Times New Roman"/>
        </w:rPr>
        <w:t xml:space="preserve">Hybrid </w:t>
      </w:r>
      <w:r w:rsidRPr="003E5F30">
        <w:rPr>
          <w:rFonts w:ascii="Times New Roman" w:hAnsi="Times New Roman"/>
        </w:rPr>
        <w:t xml:space="preserve">Power </w:t>
      </w:r>
      <w:commentRangeStart w:id="1"/>
      <w:r w:rsidRPr="003E5F30">
        <w:rPr>
          <w:rFonts w:ascii="Times New Roman" w:hAnsi="Times New Roman"/>
        </w:rPr>
        <w:t>System</w:t>
      </w:r>
      <w:commentRangeEnd w:id="1"/>
      <w:r w:rsidR="00837F75">
        <w:rPr>
          <w:rStyle w:val="CommentReference"/>
        </w:rPr>
        <w:commentReference w:id="1"/>
      </w:r>
    </w:p>
    <w:p w14:paraId="61CF1AB5" w14:textId="77777777" w:rsidR="00447FFA" w:rsidRPr="003E5F30" w:rsidRDefault="00447FFA">
      <w:pPr>
        <w:spacing w:before="0" w:after="0"/>
        <w:jc w:val="center"/>
        <w:rPr>
          <w:rFonts w:ascii="Times New Roman" w:hAnsi="Times New Roman"/>
        </w:rPr>
      </w:pPr>
    </w:p>
    <w:p w14:paraId="352672C0" w14:textId="5274F4AE" w:rsidR="00447FFA" w:rsidRPr="003E5F30" w:rsidRDefault="00447FFA">
      <w:pPr>
        <w:spacing w:before="0" w:after="0"/>
        <w:jc w:val="center"/>
        <w:rPr>
          <w:rFonts w:ascii="Times New Roman" w:hAnsi="Times New Roman"/>
        </w:rPr>
      </w:pPr>
      <w:r w:rsidRPr="003E5F30">
        <w:rPr>
          <w:rFonts w:ascii="Times New Roman" w:hAnsi="Times New Roman"/>
        </w:rPr>
        <w:t xml:space="preserve">Process Global, Inc. (Sunnyvale, CA); Dr. </w:t>
      </w:r>
      <w:proofErr w:type="spellStart"/>
      <w:r w:rsidRPr="003E5F30">
        <w:rPr>
          <w:rFonts w:ascii="Times New Roman" w:hAnsi="Times New Roman"/>
        </w:rPr>
        <w:t>Branden</w:t>
      </w:r>
      <w:proofErr w:type="spellEnd"/>
      <w:r w:rsidRPr="003E5F30">
        <w:rPr>
          <w:rFonts w:ascii="Times New Roman" w:hAnsi="Times New Roman"/>
        </w:rPr>
        <w:t xml:space="preserve"> </w:t>
      </w:r>
      <w:proofErr w:type="spellStart"/>
      <w:r w:rsidRPr="003E5F30">
        <w:rPr>
          <w:rFonts w:ascii="Times New Roman" w:hAnsi="Times New Roman"/>
        </w:rPr>
        <w:t>Kappes</w:t>
      </w:r>
      <w:proofErr w:type="spellEnd"/>
    </w:p>
    <w:p w14:paraId="010B0C79" w14:textId="77777777" w:rsidR="00447FFA" w:rsidRPr="003E5F30" w:rsidRDefault="00447FFA">
      <w:pPr>
        <w:spacing w:before="0" w:after="0"/>
        <w:jc w:val="center"/>
        <w:rPr>
          <w:rFonts w:ascii="Times New Roman" w:hAnsi="Times New Roman"/>
        </w:rPr>
      </w:pPr>
    </w:p>
    <w:p w14:paraId="1F0D0B3D" w14:textId="2F7838C2" w:rsidR="00447FFA" w:rsidRPr="003E5F30" w:rsidRDefault="00447FFA">
      <w:pPr>
        <w:spacing w:before="0" w:after="0"/>
        <w:jc w:val="center"/>
        <w:rPr>
          <w:rFonts w:ascii="Times New Roman" w:hAnsi="Times New Roman"/>
        </w:rPr>
      </w:pPr>
      <w:r w:rsidRPr="003E5F30">
        <w:rPr>
          <w:rFonts w:ascii="Times New Roman" w:hAnsi="Times New Roman"/>
        </w:rPr>
        <w:t>Technical Category: 7.L Technologies for portable power applications</w:t>
      </w:r>
    </w:p>
    <w:p w14:paraId="6183C20E" w14:textId="09A45E5B" w:rsidR="00447FFA" w:rsidRPr="003E5F30" w:rsidRDefault="00447FFA">
      <w:pPr>
        <w:spacing w:before="0" w:after="0"/>
        <w:jc w:val="center"/>
        <w:rPr>
          <w:rFonts w:ascii="Times New Roman" w:hAnsi="Times New Roman"/>
        </w:rPr>
      </w:pPr>
      <w:r w:rsidRPr="003E5F30">
        <w:rPr>
          <w:rFonts w:ascii="Times New Roman" w:hAnsi="Times New Roman"/>
        </w:rPr>
        <w:t>Estimated Total Project Cost: $3.6M</w:t>
      </w:r>
    </w:p>
    <w:p w14:paraId="6E63E711" w14:textId="6BDFBAB8" w:rsidR="00447FFA" w:rsidRPr="003E5F30" w:rsidRDefault="00447FFA">
      <w:pPr>
        <w:spacing w:before="0" w:after="0"/>
        <w:jc w:val="center"/>
        <w:rPr>
          <w:rFonts w:ascii="Times New Roman" w:hAnsi="Times New Roman"/>
        </w:rPr>
      </w:pPr>
      <w:r w:rsidRPr="003E5F30">
        <w:rPr>
          <w:rFonts w:ascii="Times New Roman" w:hAnsi="Times New Roman"/>
        </w:rPr>
        <w:t>Project Duration: 3 years</w:t>
      </w:r>
    </w:p>
    <w:p w14:paraId="4A9ADD6C" w14:textId="56BBAC64" w:rsidR="00844653" w:rsidRPr="003E5F30" w:rsidRDefault="00B3320A" w:rsidP="006937AB">
      <w:pPr>
        <w:spacing w:before="0" w:after="0"/>
        <w:jc w:val="both"/>
        <w:rPr>
          <w:rFonts w:ascii="Times New Roman" w:hAnsi="Times New Roman"/>
        </w:rPr>
      </w:pPr>
      <w:bookmarkStart w:id="2" w:name="introduction"/>
      <w:bookmarkEnd w:id="0"/>
      <w:r w:rsidRPr="003E5F30">
        <w:rPr>
          <w:rFonts w:ascii="Times New Roman" w:hAnsi="Times New Roman"/>
        </w:rPr>
        <w:t> </w:t>
      </w:r>
    </w:p>
    <w:p w14:paraId="5D50866E" w14:textId="57153FA4" w:rsidR="00447FFA" w:rsidRPr="003E5F30" w:rsidRDefault="00935B9F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</w:rPr>
        <w:tab/>
      </w:r>
      <w:r w:rsidR="0066470F" w:rsidRPr="003E5F30">
        <w:rPr>
          <w:rFonts w:ascii="Times New Roman" w:hAnsi="Times New Roman"/>
        </w:rPr>
        <w:t>Next generation portable electronics, remote monitoring and communications systems will increasingly require always-on te</w:t>
      </w:r>
      <w:r w:rsidR="00E70019" w:rsidRPr="003E5F30">
        <w:rPr>
          <w:rFonts w:ascii="Times New Roman" w:hAnsi="Times New Roman"/>
        </w:rPr>
        <w:t>chnologies – such as powered sensors</w:t>
      </w:r>
      <w:r w:rsidR="0066470F" w:rsidRPr="003E5F30">
        <w:rPr>
          <w:rFonts w:ascii="Times New Roman" w:hAnsi="Times New Roman"/>
        </w:rPr>
        <w:t xml:space="preserve">, </w:t>
      </w:r>
      <w:r w:rsidR="00E70019" w:rsidRPr="003E5F30">
        <w:rPr>
          <w:rFonts w:ascii="Times New Roman" w:hAnsi="Times New Roman"/>
        </w:rPr>
        <w:t>continuous data a</w:t>
      </w:r>
      <w:r w:rsidR="00E70019" w:rsidRPr="003E5F30">
        <w:rPr>
          <w:rFonts w:ascii="Times New Roman" w:hAnsi="Times New Roman"/>
        </w:rPr>
        <w:t>c</w:t>
      </w:r>
      <w:r w:rsidR="00E70019" w:rsidRPr="003E5F30">
        <w:rPr>
          <w:rFonts w:ascii="Times New Roman" w:hAnsi="Times New Roman"/>
        </w:rPr>
        <w:t>quisition, on-chip data analytics</w:t>
      </w:r>
      <w:r w:rsidR="0066470F" w:rsidRPr="003E5F30">
        <w:rPr>
          <w:rFonts w:ascii="Times New Roman" w:hAnsi="Times New Roman"/>
        </w:rPr>
        <w:t xml:space="preserve"> </w:t>
      </w:r>
      <w:r w:rsidR="00E70019" w:rsidRPr="003E5F30">
        <w:rPr>
          <w:rFonts w:ascii="Times New Roman" w:hAnsi="Times New Roman"/>
        </w:rPr>
        <w:t>and communication</w:t>
      </w:r>
      <w:r w:rsidR="0066470F" w:rsidRPr="003E5F30">
        <w:rPr>
          <w:rFonts w:ascii="Times New Roman" w:hAnsi="Times New Roman"/>
        </w:rPr>
        <w:t xml:space="preserve">– to improve functionality and extend into applications currently prohibited by </w:t>
      </w:r>
      <w:r w:rsidR="00E70019" w:rsidRPr="003E5F30">
        <w:rPr>
          <w:rFonts w:ascii="Times New Roman" w:hAnsi="Times New Roman"/>
        </w:rPr>
        <w:t xml:space="preserve">relatively high </w:t>
      </w:r>
      <w:r w:rsidR="0066470F" w:rsidRPr="003E5F30">
        <w:rPr>
          <w:rFonts w:ascii="Times New Roman" w:hAnsi="Times New Roman"/>
        </w:rPr>
        <w:t>energy demands.</w:t>
      </w:r>
    </w:p>
    <w:p w14:paraId="1EF8D1F1" w14:textId="423DE8A2" w:rsidR="00844653" w:rsidRPr="003E5F30" w:rsidRDefault="00F50878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</w:rPr>
        <w:tab/>
        <w:t>Lithium ion b</w:t>
      </w:r>
      <w:r w:rsidR="00844653" w:rsidRPr="003E5F30">
        <w:rPr>
          <w:rFonts w:ascii="Times New Roman" w:hAnsi="Times New Roman"/>
        </w:rPr>
        <w:t xml:space="preserve">atteries are sufficient to power existing portable systems, and operate at or near 100% </w:t>
      </w:r>
      <w:proofErr w:type="spellStart"/>
      <w:r w:rsidR="00844653" w:rsidRPr="003E5F30">
        <w:rPr>
          <w:rFonts w:ascii="Times New Roman" w:hAnsi="Times New Roman"/>
        </w:rPr>
        <w:t>Coulombic</w:t>
      </w:r>
      <w:proofErr w:type="spellEnd"/>
      <w:r w:rsidR="00844653" w:rsidRPr="003E5F30">
        <w:rPr>
          <w:rFonts w:ascii="Times New Roman" w:hAnsi="Times New Roman"/>
        </w:rPr>
        <w:t xml:space="preserve"> efficiency over both a wide state of charge and a wide range of currents. But low energy densities, below 150 </w:t>
      </w:r>
      <w:proofErr w:type="spellStart"/>
      <w:r w:rsidR="00844653" w:rsidRPr="003E5F30">
        <w:rPr>
          <w:rFonts w:ascii="Times New Roman" w:hAnsi="Times New Roman"/>
        </w:rPr>
        <w:t>Wh</w:t>
      </w:r>
      <w:proofErr w:type="spellEnd"/>
      <w:r w:rsidR="00844653" w:rsidRPr="003E5F30">
        <w:rPr>
          <w:rFonts w:ascii="Times New Roman" w:hAnsi="Times New Roman"/>
        </w:rPr>
        <w:t xml:space="preserve">/kg (100 </w:t>
      </w:r>
      <w:proofErr w:type="spellStart"/>
      <w:r w:rsidR="00844653" w:rsidRPr="003E5F30">
        <w:rPr>
          <w:rFonts w:ascii="Times New Roman" w:hAnsi="Times New Roman"/>
        </w:rPr>
        <w:t>Wh</w:t>
      </w:r>
      <w:proofErr w:type="spellEnd"/>
      <w:r w:rsidR="00844653" w:rsidRPr="003E5F30">
        <w:rPr>
          <w:rFonts w:ascii="Times New Roman" w:hAnsi="Times New Roman"/>
        </w:rPr>
        <w:t>/L), place prohibitive limits on the always-on state required fo</w:t>
      </w:r>
      <w:r w:rsidRPr="003E5F30">
        <w:rPr>
          <w:rFonts w:ascii="Times New Roman" w:hAnsi="Times New Roman"/>
        </w:rPr>
        <w:t>r next generation functionality in portable devices.</w:t>
      </w:r>
      <w:r w:rsidR="00BD67A3" w:rsidRPr="003E5F30">
        <w:rPr>
          <w:rFonts w:ascii="Times New Roman" w:hAnsi="Times New Roman"/>
        </w:rPr>
        <w:t xml:space="preserve"> In contrast, d</w:t>
      </w:r>
      <w:r w:rsidR="00844653" w:rsidRPr="003E5F30">
        <w:rPr>
          <w:rFonts w:ascii="Times New Roman" w:hAnsi="Times New Roman"/>
        </w:rPr>
        <w:t>irect meth</w:t>
      </w:r>
      <w:r w:rsidR="00844653" w:rsidRPr="003E5F30">
        <w:rPr>
          <w:rFonts w:ascii="Times New Roman" w:hAnsi="Times New Roman"/>
        </w:rPr>
        <w:t>a</w:t>
      </w:r>
      <w:r w:rsidR="00844653" w:rsidRPr="003E5F30">
        <w:rPr>
          <w:rFonts w:ascii="Times New Roman" w:hAnsi="Times New Roman"/>
        </w:rPr>
        <w:t>nol fuel cells</w:t>
      </w:r>
      <w:r w:rsidR="003B238F" w:rsidRPr="003E5F30">
        <w:rPr>
          <w:rFonts w:ascii="Times New Roman" w:hAnsi="Times New Roman"/>
        </w:rPr>
        <w:t xml:space="preserve"> (DMFC</w:t>
      </w:r>
      <w:r w:rsidR="00D37506" w:rsidRPr="003E5F30">
        <w:rPr>
          <w:rFonts w:ascii="Times New Roman" w:hAnsi="Times New Roman"/>
        </w:rPr>
        <w:t>s</w:t>
      </w:r>
      <w:r w:rsidR="003B238F" w:rsidRPr="003E5F30">
        <w:rPr>
          <w:rFonts w:ascii="Times New Roman" w:hAnsi="Times New Roman"/>
        </w:rPr>
        <w:t>)</w:t>
      </w:r>
      <w:r w:rsidR="00844653" w:rsidRPr="003E5F30">
        <w:rPr>
          <w:rFonts w:ascii="Times New Roman" w:hAnsi="Times New Roman"/>
        </w:rPr>
        <w:t xml:space="preserve"> have theoretical energy densities in excess of 5000 </w:t>
      </w:r>
      <w:proofErr w:type="spellStart"/>
      <w:r w:rsidR="00844653" w:rsidRPr="003E5F30">
        <w:rPr>
          <w:rFonts w:ascii="Times New Roman" w:hAnsi="Times New Roman"/>
        </w:rPr>
        <w:t>Wh</w:t>
      </w:r>
      <w:proofErr w:type="spellEnd"/>
      <w:r w:rsidR="00844653" w:rsidRPr="003E5F30">
        <w:rPr>
          <w:rFonts w:ascii="Times New Roman" w:hAnsi="Times New Roman"/>
        </w:rPr>
        <w:t xml:space="preserve">/kg (3000 </w:t>
      </w:r>
      <w:proofErr w:type="spellStart"/>
      <w:r w:rsidR="00844653" w:rsidRPr="003E5F30">
        <w:rPr>
          <w:rFonts w:ascii="Times New Roman" w:hAnsi="Times New Roman"/>
        </w:rPr>
        <w:t>Wh</w:t>
      </w:r>
      <w:proofErr w:type="spellEnd"/>
      <w:r w:rsidR="00844653" w:rsidRPr="003E5F30">
        <w:rPr>
          <w:rFonts w:ascii="Times New Roman" w:hAnsi="Times New Roman"/>
        </w:rPr>
        <w:t xml:space="preserve">/L), but suffer from intrinsic electrochemical limitations to their use as stand-alone power supplies. Sluggish kinetics, and chemical-, mass transport-, and </w:t>
      </w:r>
      <w:proofErr w:type="spellStart"/>
      <w:r w:rsidR="00844653" w:rsidRPr="003E5F30">
        <w:rPr>
          <w:rFonts w:ascii="Times New Roman" w:hAnsi="Times New Roman"/>
        </w:rPr>
        <w:t>ohmic</w:t>
      </w:r>
      <w:proofErr w:type="spellEnd"/>
      <w:r w:rsidR="00844653" w:rsidRPr="003E5F30">
        <w:rPr>
          <w:rFonts w:ascii="Times New Roman" w:hAnsi="Times New Roman"/>
        </w:rPr>
        <w:t>-polarization losses impede their ability to promptly respond to changes in power demand and result in a narrow optimal operating range.</w:t>
      </w:r>
    </w:p>
    <w:p w14:paraId="7E33F41E" w14:textId="4CE24F8A" w:rsidR="00F50878" w:rsidRPr="009F2297" w:rsidRDefault="00E77602" w:rsidP="006937AB">
      <w:pPr>
        <w:spacing w:before="0" w:after="0"/>
        <w:jc w:val="both"/>
        <w:rPr>
          <w:sz w:val="18"/>
        </w:rPr>
      </w:pPr>
      <w:r w:rsidRPr="009F2297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7E7F48" wp14:editId="57361B6D">
                <wp:simplePos x="0" y="0"/>
                <wp:positionH relativeFrom="column">
                  <wp:posOffset>0</wp:posOffset>
                </wp:positionH>
                <wp:positionV relativeFrom="paragraph">
                  <wp:posOffset>1002030</wp:posOffset>
                </wp:positionV>
                <wp:extent cx="3886200" cy="2743200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274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B8088" w14:textId="77777777" w:rsidR="00F23BC2" w:rsidRPr="009F2297" w:rsidRDefault="00F23BC2" w:rsidP="009F2297">
                            <w:pPr>
                              <w:keepNext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F2297"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4FF9F6A6" wp14:editId="7F32CA7F">
                                  <wp:extent cx="3703320" cy="1905635"/>
                                  <wp:effectExtent l="0" t="0" r="508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pplication_overview bitmap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03320" cy="19056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0B2C6D" w14:textId="5F86AD18" w:rsidR="00F23BC2" w:rsidRPr="009F2297" w:rsidRDefault="00F23BC2" w:rsidP="009F22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F2297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9F2297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9F2297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9F2297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9F2297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  <w:r w:rsidRPr="009F2297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9F2297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Potential for improved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energy </w:t>
                            </w:r>
                            <w:r w:rsidRPr="009F2297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0"/>
                                <w:szCs w:val="20"/>
                              </w:rPr>
                              <w:t>efficiency through use of the proposed hybrid direct methanol fuel cell/all solid-state lithium battery power system.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0;margin-top:78.9pt;width:306pt;height:3in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" filled="f" stroked="f">
                <v:textbox>
                  <w:txbxContent>
                    <w:p w14:paraId="232B8088" w14:textId="77777777" w:rsidR="00AB5E3C" w:rsidRPr="009F2297" w:rsidRDefault="00AB5E3C" w:rsidP="009F2297">
                      <w:pPr>
                        <w:keepNext/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F2297"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0"/>
                          <w:szCs w:val="20"/>
                        </w:rPr>
                        <w:drawing>
                          <wp:inline distT="0" distB="0" distL="0" distR="0" wp14:anchorId="4FF9F6A6" wp14:editId="7F32CA7F">
                            <wp:extent cx="3703320" cy="1905635"/>
                            <wp:effectExtent l="0" t="0" r="508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pplication_overview bitmap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03320" cy="19056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0B2C6D" w14:textId="5F86AD18" w:rsidR="00AB5E3C" w:rsidRPr="009F2297" w:rsidRDefault="00AB5E3C" w:rsidP="009F2297">
                      <w:pPr>
                        <w:pStyle w:val="Caption"/>
                        <w:rPr>
                          <w:rFonts w:ascii="Times New Roman" w:hAnsi="Times New Roman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9F2297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0"/>
                          <w:szCs w:val="20"/>
                        </w:rPr>
                        <w:t xml:space="preserve">Figure </w:t>
                      </w:r>
                      <w:r w:rsidRPr="009F2297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9F2297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9F2297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Pr="009F2297">
                        <w:rPr>
                          <w:rFonts w:ascii="Times New Roman" w:hAnsi="Times New Roman" w:cs="Times New Roman"/>
                          <w:b w:val="0"/>
                          <w:noProof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  <w:r w:rsidRPr="009F2297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9F2297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0"/>
                          <w:szCs w:val="20"/>
                        </w:rPr>
                        <w:t xml:space="preserve"> Potential for improved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0"/>
                          <w:szCs w:val="20"/>
                        </w:rPr>
                        <w:t xml:space="preserve">energy </w:t>
                      </w:r>
                      <w:r w:rsidRPr="009F2297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0"/>
                          <w:szCs w:val="20"/>
                        </w:rPr>
                        <w:t>efficiency through use of the proposed hybrid direct methanol fuel cell/all solid-state lithium battery power system.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35B9F" w:rsidRPr="003E5F30">
        <w:rPr>
          <w:rFonts w:ascii="Times New Roman" w:hAnsi="Times New Roman"/>
        </w:rPr>
        <w:tab/>
      </w:r>
      <w:r w:rsidR="00844653" w:rsidRPr="003E5F30">
        <w:rPr>
          <w:rFonts w:ascii="Times New Roman" w:hAnsi="Times New Roman"/>
        </w:rPr>
        <w:t xml:space="preserve">A hybrid battery-fuel cell power system couples the energy density of a direct methanol fuel cell with the power response and wide operational efficiency of </w:t>
      </w:r>
      <w:r w:rsidR="003B238F" w:rsidRPr="003E5F30">
        <w:rPr>
          <w:rFonts w:ascii="Times New Roman" w:hAnsi="Times New Roman"/>
        </w:rPr>
        <w:t xml:space="preserve">an all solid-state </w:t>
      </w:r>
      <w:r w:rsidR="00844653" w:rsidRPr="003E5F30">
        <w:rPr>
          <w:rFonts w:ascii="Times New Roman" w:hAnsi="Times New Roman"/>
        </w:rPr>
        <w:t>lithium ion batter</w:t>
      </w:r>
      <w:r w:rsidR="003B238F" w:rsidRPr="003E5F30">
        <w:rPr>
          <w:rFonts w:ascii="Times New Roman" w:hAnsi="Times New Roman"/>
        </w:rPr>
        <w:t>y (ASSLB).</w:t>
      </w:r>
      <w:r w:rsidR="00BD67A3" w:rsidRPr="003E5F30">
        <w:rPr>
          <w:rFonts w:ascii="Times New Roman" w:hAnsi="Times New Roman"/>
        </w:rPr>
        <w:t xml:space="preserve"> </w:t>
      </w:r>
      <w:commentRangeStart w:id="3"/>
      <w:ins w:id="4" w:author="Katherine Hurst" w:date="2015-02-23T23:28:00Z">
        <w:r w:rsidR="007252EA">
          <w:rPr>
            <w:rFonts w:ascii="Times New Roman" w:hAnsi="Times New Roman"/>
          </w:rPr>
          <w:t xml:space="preserve">Figure 1 </w:t>
        </w:r>
        <w:proofErr w:type="gramStart"/>
        <w:r w:rsidR="007252EA">
          <w:rPr>
            <w:rFonts w:ascii="Times New Roman" w:hAnsi="Times New Roman"/>
          </w:rPr>
          <w:t>shows ..</w:t>
        </w:r>
        <w:proofErr w:type="gramEnd"/>
        <w:r w:rsidR="007252EA">
          <w:rPr>
            <w:rFonts w:ascii="Times New Roman" w:hAnsi="Times New Roman"/>
          </w:rPr>
          <w:t xml:space="preserve"> </w:t>
        </w:r>
        <w:commentRangeEnd w:id="3"/>
        <w:r w:rsidR="007252EA">
          <w:rPr>
            <w:rStyle w:val="CommentReference"/>
          </w:rPr>
          <w:commentReference w:id="3"/>
        </w:r>
      </w:ins>
      <w:r w:rsidR="00F50878" w:rsidRPr="003E5F30">
        <w:rPr>
          <w:rFonts w:ascii="Times New Roman" w:hAnsi="Times New Roman"/>
        </w:rPr>
        <w:t>This project will, over three years, address the three cha</w:t>
      </w:r>
      <w:r w:rsidR="00F50878" w:rsidRPr="003E5F30">
        <w:rPr>
          <w:rFonts w:ascii="Times New Roman" w:hAnsi="Times New Roman"/>
        </w:rPr>
        <w:t>l</w:t>
      </w:r>
      <w:r w:rsidR="00F50878" w:rsidRPr="003E5F30">
        <w:rPr>
          <w:rFonts w:ascii="Times New Roman" w:hAnsi="Times New Roman"/>
        </w:rPr>
        <w:t xml:space="preserve">lenges facing </w:t>
      </w:r>
      <w:r w:rsidR="003B238F" w:rsidRPr="003E5F30">
        <w:rPr>
          <w:rFonts w:ascii="Times New Roman" w:hAnsi="Times New Roman"/>
        </w:rPr>
        <w:t>DMFC</w:t>
      </w:r>
      <w:r w:rsidR="00F50878" w:rsidRPr="003E5F30">
        <w:rPr>
          <w:rFonts w:ascii="Times New Roman" w:hAnsi="Times New Roman"/>
        </w:rPr>
        <w:t xml:space="preserve"> that impede their commercialization: </w:t>
      </w:r>
      <w:commentRangeStart w:id="6"/>
      <w:r w:rsidR="00F50878" w:rsidRPr="003E5F30">
        <w:rPr>
          <w:rFonts w:ascii="Times New Roman" w:hAnsi="Times New Roman"/>
        </w:rPr>
        <w:t>high methanol crossover, high activ</w:t>
      </w:r>
      <w:r w:rsidR="00F50878" w:rsidRPr="003E5F30">
        <w:rPr>
          <w:rFonts w:ascii="Times New Roman" w:hAnsi="Times New Roman"/>
        </w:rPr>
        <w:t>a</w:t>
      </w:r>
      <w:r w:rsidR="00F50878" w:rsidRPr="003E5F30">
        <w:rPr>
          <w:rFonts w:ascii="Times New Roman" w:hAnsi="Times New Roman"/>
        </w:rPr>
        <w:t xml:space="preserve">tion polarization, and poor anode catalyst longevity due to </w:t>
      </w:r>
      <w:proofErr w:type="spellStart"/>
      <w:r w:rsidR="00F50878" w:rsidRPr="003E5F30">
        <w:rPr>
          <w:rFonts w:ascii="Times New Roman" w:hAnsi="Times New Roman"/>
        </w:rPr>
        <w:t>Ru</w:t>
      </w:r>
      <w:proofErr w:type="spellEnd"/>
      <w:r w:rsidR="00F50878" w:rsidRPr="003E5F30">
        <w:rPr>
          <w:rFonts w:ascii="Times New Roman" w:hAnsi="Times New Roman"/>
        </w:rPr>
        <w:t xml:space="preserve"> dissolution</w:t>
      </w:r>
      <w:commentRangeEnd w:id="6"/>
      <w:r w:rsidR="00A553B3">
        <w:rPr>
          <w:rStyle w:val="CommentReference"/>
        </w:rPr>
        <w:commentReference w:id="6"/>
      </w:r>
      <w:r w:rsidR="00F50878" w:rsidRPr="003E5F30">
        <w:rPr>
          <w:rFonts w:ascii="Times New Roman" w:hAnsi="Times New Roman"/>
        </w:rPr>
        <w:t>. In order to reduce ba</w:t>
      </w:r>
      <w:r w:rsidR="00F50878" w:rsidRPr="003E5F30">
        <w:rPr>
          <w:rFonts w:ascii="Times New Roman" w:hAnsi="Times New Roman"/>
        </w:rPr>
        <w:t>t</w:t>
      </w:r>
      <w:r w:rsidR="00F50878" w:rsidRPr="003E5F30">
        <w:rPr>
          <w:rFonts w:ascii="Times New Roman" w:hAnsi="Times New Roman"/>
        </w:rPr>
        <w:t>tery complexity, and improve the volumetric energy density, this project will improve ba</w:t>
      </w:r>
      <w:r w:rsidR="00F50878" w:rsidRPr="003E5F30">
        <w:rPr>
          <w:rFonts w:ascii="Times New Roman" w:hAnsi="Times New Roman"/>
        </w:rPr>
        <w:t>t</w:t>
      </w:r>
      <w:r w:rsidR="00F50878" w:rsidRPr="003E5F30">
        <w:rPr>
          <w:rFonts w:ascii="Times New Roman" w:hAnsi="Times New Roman"/>
        </w:rPr>
        <w:t>tery technology through the development of a</w:t>
      </w:r>
      <w:r w:rsidR="001E02B8" w:rsidRPr="003E5F30">
        <w:rPr>
          <w:rFonts w:ascii="Times New Roman" w:hAnsi="Times New Roman"/>
        </w:rPr>
        <w:t>n all</w:t>
      </w:r>
      <w:r w:rsidR="00F50878" w:rsidRPr="003E5F30">
        <w:rPr>
          <w:rFonts w:ascii="Times New Roman" w:hAnsi="Times New Roman"/>
        </w:rPr>
        <w:t xml:space="preserve"> solid-state lithium ion ba</w:t>
      </w:r>
      <w:r w:rsidR="00F50878" w:rsidRPr="003E5F30">
        <w:rPr>
          <w:rFonts w:ascii="Times New Roman" w:hAnsi="Times New Roman"/>
        </w:rPr>
        <w:t>t</w:t>
      </w:r>
      <w:r w:rsidR="00F50878" w:rsidRPr="003E5F30">
        <w:rPr>
          <w:rFonts w:ascii="Times New Roman" w:hAnsi="Times New Roman"/>
        </w:rPr>
        <w:t>tery.</w:t>
      </w:r>
      <w:r w:rsidR="00C60D5F">
        <w:rPr>
          <w:rFonts w:ascii="Times New Roman" w:hAnsi="Times New Roman"/>
        </w:rPr>
        <w:t xml:space="preserve"> </w:t>
      </w:r>
      <w:commentRangeStart w:id="7"/>
      <w:r w:rsidR="00C60D5F" w:rsidRPr="003E5F30">
        <w:rPr>
          <w:rFonts w:ascii="Times New Roman" w:hAnsi="Times New Roman"/>
        </w:rPr>
        <w:t xml:space="preserve">This work will use </w:t>
      </w:r>
      <w:commentRangeStart w:id="8"/>
      <w:r w:rsidR="00C60D5F" w:rsidRPr="003E5F30">
        <w:rPr>
          <w:rFonts w:ascii="Times New Roman" w:hAnsi="Times New Roman"/>
        </w:rPr>
        <w:t>dry chemical methods</w:t>
      </w:r>
      <w:commentRangeEnd w:id="8"/>
      <w:r w:rsidR="00A553B3">
        <w:rPr>
          <w:rStyle w:val="CommentReference"/>
        </w:rPr>
        <w:commentReference w:id="8"/>
      </w:r>
      <w:r w:rsidR="00C60D5F" w:rsidRPr="003E5F30">
        <w:rPr>
          <w:rFonts w:ascii="Times New Roman" w:hAnsi="Times New Roman"/>
        </w:rPr>
        <w:t xml:space="preserve"> and ALD to chemica</w:t>
      </w:r>
      <w:r w:rsidR="00C60D5F" w:rsidRPr="003E5F30">
        <w:rPr>
          <w:rFonts w:ascii="Times New Roman" w:hAnsi="Times New Roman"/>
        </w:rPr>
        <w:t>l</w:t>
      </w:r>
      <w:r w:rsidR="00C60D5F" w:rsidRPr="003E5F30">
        <w:rPr>
          <w:rFonts w:ascii="Times New Roman" w:hAnsi="Times New Roman"/>
        </w:rPr>
        <w:t>ly modify the GO surface wit</w:t>
      </w:r>
      <w:r w:rsidR="00C60D5F" w:rsidRPr="003E5F30">
        <w:rPr>
          <w:rFonts w:ascii="Times New Roman" w:hAnsi="Times New Roman"/>
        </w:rPr>
        <w:t>h</w:t>
      </w:r>
      <w:r w:rsidR="00C60D5F" w:rsidRPr="003E5F30">
        <w:rPr>
          <w:rFonts w:ascii="Times New Roman" w:hAnsi="Times New Roman"/>
        </w:rPr>
        <w:t>out introducing add</w:t>
      </w:r>
      <w:r w:rsidR="00C60D5F" w:rsidRPr="003E5F30">
        <w:rPr>
          <w:rFonts w:ascii="Times New Roman" w:hAnsi="Times New Roman"/>
        </w:rPr>
        <w:t>i</w:t>
      </w:r>
      <w:r w:rsidR="00C60D5F" w:rsidRPr="003E5F30">
        <w:rPr>
          <w:rFonts w:ascii="Times New Roman" w:hAnsi="Times New Roman"/>
        </w:rPr>
        <w:t>tional structural damage to the GO sheet.</w:t>
      </w:r>
      <w:commentRangeEnd w:id="7"/>
      <w:r w:rsidR="00C60D5F">
        <w:rPr>
          <w:rStyle w:val="CommentReference"/>
        </w:rPr>
        <w:commentReference w:id="7"/>
      </w:r>
    </w:p>
    <w:p w14:paraId="315431F5" w14:textId="10F79BEF" w:rsidR="00B66928" w:rsidRPr="003E5F30" w:rsidRDefault="00CD6380" w:rsidP="006937AB">
      <w:pPr>
        <w:spacing w:before="0"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 w:rsidRPr="003E5F30">
        <w:rPr>
          <w:rFonts w:ascii="Times New Roman" w:hAnsi="Times New Roman"/>
        </w:rPr>
        <w:t>The resulting hybrid DMFC/</w:t>
      </w:r>
      <w:r>
        <w:rPr>
          <w:rFonts w:ascii="Times New Roman" w:hAnsi="Times New Roman"/>
        </w:rPr>
        <w:t xml:space="preserve"> </w:t>
      </w:r>
      <w:r w:rsidRPr="003E5F30">
        <w:rPr>
          <w:rFonts w:ascii="Times New Roman" w:hAnsi="Times New Roman"/>
        </w:rPr>
        <w:t>ASSLB will allow the power and energy requirements of each application to be opt</w:t>
      </w:r>
      <w:r w:rsidRPr="003E5F30">
        <w:rPr>
          <w:rFonts w:ascii="Times New Roman" w:hAnsi="Times New Roman"/>
        </w:rPr>
        <w:t>i</w:t>
      </w:r>
      <w:r w:rsidRPr="003E5F30">
        <w:rPr>
          <w:rFonts w:ascii="Times New Roman" w:hAnsi="Times New Roman"/>
        </w:rPr>
        <w:t xml:space="preserve">mized independently.  </w:t>
      </w:r>
      <w:commentRangeStart w:id="9"/>
      <w:r w:rsidR="00C65DCF">
        <w:rPr>
          <w:rFonts w:ascii="Times New Roman" w:hAnsi="Times New Roman"/>
        </w:rPr>
        <w:t xml:space="preserve">While </w:t>
      </w:r>
      <w:r w:rsidRPr="003E5F30">
        <w:rPr>
          <w:rFonts w:ascii="Times New Roman" w:hAnsi="Times New Roman"/>
        </w:rPr>
        <w:t>ASSLB promise 2-3 times greater energy density</w:t>
      </w:r>
      <w:r w:rsidR="00C65DCF">
        <w:rPr>
          <w:rFonts w:ascii="Times New Roman" w:hAnsi="Times New Roman"/>
        </w:rPr>
        <w:t>,</w:t>
      </w:r>
      <w:r w:rsidR="00C60D5F">
        <w:rPr>
          <w:rFonts w:ascii="Times New Roman" w:hAnsi="Times New Roman"/>
        </w:rPr>
        <w:t xml:space="preserve"> </w:t>
      </w:r>
      <w:r w:rsidR="00C65DCF">
        <w:rPr>
          <w:rFonts w:ascii="Times New Roman" w:hAnsi="Times New Roman"/>
        </w:rPr>
        <w:t>DMFC</w:t>
      </w:r>
      <w:r w:rsidR="00C60D5F">
        <w:rPr>
          <w:rFonts w:ascii="Times New Roman" w:hAnsi="Times New Roman"/>
        </w:rPr>
        <w:t>, o</w:t>
      </w:r>
      <w:r w:rsidRPr="003E5F30">
        <w:rPr>
          <w:rFonts w:ascii="Times New Roman" w:hAnsi="Times New Roman"/>
        </w:rPr>
        <w:t>perating at a higher methanol co</w:t>
      </w:r>
      <w:r w:rsidRPr="003E5F30">
        <w:rPr>
          <w:rFonts w:ascii="Times New Roman" w:hAnsi="Times New Roman"/>
        </w:rPr>
        <w:t>n</w:t>
      </w:r>
      <w:r w:rsidRPr="003E5F30">
        <w:rPr>
          <w:rFonts w:ascii="Times New Roman" w:hAnsi="Times New Roman"/>
        </w:rPr>
        <w:t>centration</w:t>
      </w:r>
      <w:r w:rsidR="00C65DCF">
        <w:rPr>
          <w:rFonts w:ascii="Times New Roman" w:hAnsi="Times New Roman"/>
        </w:rPr>
        <w:t>,</w:t>
      </w:r>
      <w:r w:rsidRPr="003E5F30">
        <w:rPr>
          <w:rFonts w:ascii="Times New Roman" w:hAnsi="Times New Roman"/>
        </w:rPr>
        <w:t xml:space="preserve"> has the potential to </w:t>
      </w:r>
      <w:r w:rsidR="00C65DCF">
        <w:rPr>
          <w:rFonts w:ascii="Times New Roman" w:hAnsi="Times New Roman"/>
        </w:rPr>
        <w:t>increase their energy density</w:t>
      </w:r>
      <w:commentRangeEnd w:id="9"/>
      <w:r w:rsidR="007252EA">
        <w:rPr>
          <w:rStyle w:val="CommentReference"/>
        </w:rPr>
        <w:commentReference w:id="9"/>
      </w:r>
      <w:r w:rsidR="00C65DCF">
        <w:rPr>
          <w:rFonts w:ascii="Times New Roman" w:hAnsi="Times New Roman"/>
        </w:rPr>
        <w:t>.  Graphene oxide membranes require improvements to both</w:t>
      </w:r>
      <w:r w:rsidR="00E128ED" w:rsidRPr="003E5F3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proton </w:t>
      </w:r>
      <w:r w:rsidR="00C65DCF">
        <w:rPr>
          <w:rFonts w:ascii="Times New Roman" w:hAnsi="Times New Roman"/>
        </w:rPr>
        <w:t>conductivity</w:t>
      </w:r>
      <w:r>
        <w:rPr>
          <w:rFonts w:ascii="Times New Roman" w:hAnsi="Times New Roman"/>
        </w:rPr>
        <w:t xml:space="preserve"> and </w:t>
      </w:r>
      <w:r w:rsidR="00C65DCF">
        <w:rPr>
          <w:rFonts w:ascii="Times New Roman" w:hAnsi="Times New Roman"/>
        </w:rPr>
        <w:t xml:space="preserve">selectivity to lower </w:t>
      </w:r>
      <w:proofErr w:type="spellStart"/>
      <w:r w:rsidR="00C65DCF">
        <w:rPr>
          <w:rFonts w:ascii="Times New Roman" w:hAnsi="Times New Roman"/>
        </w:rPr>
        <w:t>ohmic</w:t>
      </w:r>
      <w:proofErr w:type="spellEnd"/>
      <w:r w:rsidR="00C65DCF">
        <w:rPr>
          <w:rFonts w:ascii="Times New Roman" w:hAnsi="Times New Roman"/>
        </w:rPr>
        <w:t xml:space="preserve"> and </w:t>
      </w:r>
      <w:r>
        <w:rPr>
          <w:rFonts w:ascii="Times New Roman" w:hAnsi="Times New Roman"/>
        </w:rPr>
        <w:t>cathode polariz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</w:rPr>
        <w:lastRenderedPageBreak/>
        <w:t>tion losses</w:t>
      </w:r>
      <w:r w:rsidR="00C65DCF">
        <w:rPr>
          <w:rFonts w:ascii="Times New Roman" w:hAnsi="Times New Roman"/>
        </w:rPr>
        <w:t>, respectively</w:t>
      </w:r>
      <w:r>
        <w:rPr>
          <w:rFonts w:ascii="Times New Roman" w:hAnsi="Times New Roman"/>
        </w:rPr>
        <w:t>;</w:t>
      </w:r>
      <w:r w:rsidR="00E128ED" w:rsidRPr="003E5F30">
        <w:rPr>
          <w:rFonts w:ascii="Times New Roman" w:hAnsi="Times New Roman"/>
        </w:rPr>
        <w:t xml:space="preserve"> </w:t>
      </w:r>
      <w:r w:rsidR="00C65DCF">
        <w:rPr>
          <w:rFonts w:ascii="Times New Roman" w:hAnsi="Times New Roman"/>
        </w:rPr>
        <w:t>improv</w:t>
      </w:r>
      <w:del w:id="10" w:author="Katherine Hurst" w:date="2015-02-23T23:17:00Z">
        <w:r w:rsidR="00C65DCF" w:rsidDel="00A553B3">
          <w:rPr>
            <w:rFonts w:ascii="Times New Roman" w:hAnsi="Times New Roman"/>
          </w:rPr>
          <w:delText>em</w:delText>
        </w:r>
      </w:del>
      <w:r w:rsidR="00C65DCF">
        <w:rPr>
          <w:rFonts w:ascii="Times New Roman" w:hAnsi="Times New Roman"/>
        </w:rPr>
        <w:t>ed</w:t>
      </w:r>
      <w:r w:rsidR="00C65DCF" w:rsidRPr="003E5F3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anode </w:t>
      </w:r>
      <w:r w:rsidR="00E128ED" w:rsidRPr="003E5F30">
        <w:rPr>
          <w:rFonts w:ascii="Times New Roman" w:hAnsi="Times New Roman"/>
        </w:rPr>
        <w:t>cat</w:t>
      </w:r>
      <w:r w:rsidR="00E128ED" w:rsidRPr="003E5F30">
        <w:rPr>
          <w:rFonts w:ascii="Times New Roman" w:hAnsi="Times New Roman"/>
        </w:rPr>
        <w:t>a</w:t>
      </w:r>
      <w:r w:rsidR="00E128ED" w:rsidRPr="003E5F30">
        <w:rPr>
          <w:rFonts w:ascii="Times New Roman" w:hAnsi="Times New Roman"/>
        </w:rPr>
        <w:t xml:space="preserve">lyst </w:t>
      </w:r>
      <w:r w:rsidR="00C65DCF">
        <w:rPr>
          <w:rFonts w:ascii="Times New Roman" w:hAnsi="Times New Roman"/>
        </w:rPr>
        <w:t>activity and stability in acidic media</w:t>
      </w:r>
      <w:r>
        <w:rPr>
          <w:rFonts w:ascii="Times New Roman" w:hAnsi="Times New Roman"/>
        </w:rPr>
        <w:t>, to decrease anode polarization</w:t>
      </w:r>
      <w:proofErr w:type="gramStart"/>
      <w:r>
        <w:rPr>
          <w:rFonts w:ascii="Times New Roman" w:hAnsi="Times New Roman"/>
        </w:rPr>
        <w:t>;</w:t>
      </w:r>
      <w:r w:rsidR="00E128ED" w:rsidRPr="003E5F30">
        <w:rPr>
          <w:rFonts w:ascii="Times New Roman" w:hAnsi="Times New Roman"/>
        </w:rPr>
        <w:t>,</w:t>
      </w:r>
      <w:proofErr w:type="gramEnd"/>
      <w:r w:rsidR="00E128ED" w:rsidRPr="003E5F30">
        <w:rPr>
          <w:rFonts w:ascii="Times New Roman" w:hAnsi="Times New Roman"/>
        </w:rPr>
        <w:t xml:space="preserve"> and to the lith</w:t>
      </w:r>
      <w:r w:rsidR="00E128ED" w:rsidRPr="003E5F30">
        <w:rPr>
          <w:rFonts w:ascii="Times New Roman" w:hAnsi="Times New Roman"/>
        </w:rPr>
        <w:t>i</w:t>
      </w:r>
      <w:r w:rsidR="00E128ED" w:rsidRPr="003E5F30">
        <w:rPr>
          <w:rFonts w:ascii="Times New Roman" w:hAnsi="Times New Roman"/>
        </w:rPr>
        <w:t>um ion battery</w:t>
      </w:r>
      <w:r>
        <w:rPr>
          <w:rFonts w:ascii="Times New Roman" w:hAnsi="Times New Roman"/>
        </w:rPr>
        <w:t xml:space="preserve"> to improve e</w:t>
      </w:r>
      <w:r>
        <w:rPr>
          <w:rFonts w:ascii="Times New Roman" w:hAnsi="Times New Roman"/>
        </w:rPr>
        <w:t>n</w:t>
      </w:r>
      <w:r>
        <w:rPr>
          <w:rFonts w:ascii="Times New Roman" w:hAnsi="Times New Roman"/>
        </w:rPr>
        <w:t>er</w:t>
      </w:r>
      <w:r w:rsidR="00C65DCF" w:rsidRPr="003E5F30">
        <w:rPr>
          <w:rFonts w:ascii="Times New Roman" w:hAnsi="Times New Roman"/>
          <w:noProof/>
          <w:kern w:val="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E5A2CF" wp14:editId="155D5B2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2971165" cy="2856230"/>
                <wp:effectExtent l="0" t="0" r="0" b="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165" cy="2856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933B7E" w14:textId="77777777" w:rsidR="00F23BC2" w:rsidRPr="006937AB" w:rsidRDefault="00F23BC2" w:rsidP="00D703DC">
                            <w:pPr>
                              <w:keepNext/>
                              <w:rPr>
                                <w:rFonts w:ascii="Baskerville" w:hAnsi="Baskerville"/>
                                <w:color w:val="000000" w:themeColor="text1"/>
                              </w:rPr>
                            </w:pPr>
                            <w:r w:rsidRPr="006937AB">
                              <w:rPr>
                                <w:rFonts w:ascii="Baskerville" w:hAnsi="Baskerville"/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4DD2C62C" wp14:editId="2FB79906">
                                  <wp:extent cx="2529344" cy="2081893"/>
                                  <wp:effectExtent l="0" t="0" r="0" b="0"/>
                                  <wp:docPr id="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30285" cy="20826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45E31CD" w14:textId="77777777" w:rsidR="00F23BC2" w:rsidRPr="006937AB" w:rsidRDefault="00F23BC2" w:rsidP="00D703DC">
                            <w:pPr>
                              <w:pStyle w:val="Caption"/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</w:rPr>
                            </w:pPr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</w:rPr>
                              <w:t xml:space="preserve">Figure </w:t>
                            </w:r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</w:rPr>
                              <w:fldChar w:fldCharType="begin"/>
                            </w:r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</w:rPr>
                              <w:instrText xml:space="preserve"> SEQ Figure \* ARABIC </w:instrText>
                            </w:r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</w:rPr>
                              <w:fldChar w:fldCharType="separate"/>
                            </w:r>
                            <w:r w:rsidRPr="006937AB">
                              <w:rPr>
                                <w:rFonts w:ascii="Baskerville" w:hAnsi="Baskerville"/>
                                <w:b w:val="0"/>
                                <w:noProof/>
                                <w:color w:val="000000" w:themeColor="text1"/>
                              </w:rPr>
                              <w:t>2</w:t>
                            </w:r>
                            <w:r w:rsidRPr="006937AB">
                              <w:rPr>
                                <w:rFonts w:ascii="Baskerville" w:hAnsi="Baskerville"/>
                                <w:b w:val="0"/>
                                <w:noProof/>
                                <w:color w:val="000000" w:themeColor="text1"/>
                              </w:rPr>
                              <w:fldChar w:fldCharType="end"/>
                            </w:r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</w:rPr>
                              <w:t xml:space="preserve"> Methanol permeability (diffusivity) and proton conductivity through graphene oxide (GO) as a function of the mean </w:t>
                            </w:r>
                            <w:proofErr w:type="spellStart"/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</w:rPr>
                              <w:t>nanoplatelet</w:t>
                            </w:r>
                            <w:proofErr w:type="spellEnd"/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</w:rPr>
                              <w:t xml:space="preserve"> size. </w:t>
                            </w:r>
                            <w:proofErr w:type="gramStart"/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</w:rPr>
                              <w:t>From Paneri2014.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left:0;text-align:left;margin-left:0;margin-top:0;width:233.95pt;height:224.9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" filled="f" stroked="f">
                <v:textbox inset=",7.2pt,,7.2pt">
                  <w:txbxContent>
                    <w:p w14:paraId="5D933B7E" w14:textId="77777777" w:rsidR="00AB5E3C" w:rsidRPr="006937AB" w:rsidRDefault="00AB5E3C" w:rsidP="00D703DC">
                      <w:pPr>
                        <w:keepNext/>
                        <w:rPr>
                          <w:rFonts w:ascii="Baskerville" w:hAnsi="Baskerville"/>
                          <w:color w:val="000000" w:themeColor="text1"/>
                        </w:rPr>
                      </w:pPr>
                      <w:r w:rsidRPr="006937AB">
                        <w:rPr>
                          <w:rFonts w:ascii="Baskerville" w:hAnsi="Baskerville"/>
                          <w:noProof/>
                          <w:color w:val="000000" w:themeColor="text1"/>
                        </w:rPr>
                        <w:drawing>
                          <wp:inline distT="0" distB="0" distL="0" distR="0" wp14:anchorId="4DD2C62C" wp14:editId="2FB79906">
                            <wp:extent cx="2529344" cy="2081893"/>
                            <wp:effectExtent l="0" t="0" r="0" b="0"/>
                            <wp:docPr id="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30285" cy="208266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45E31CD" w14:textId="77777777" w:rsidR="00AB5E3C" w:rsidRPr="006937AB" w:rsidRDefault="00AB5E3C" w:rsidP="00D703DC">
                      <w:pPr>
                        <w:pStyle w:val="Caption"/>
                        <w:rPr>
                          <w:rFonts w:ascii="Baskerville" w:hAnsi="Baskerville"/>
                          <w:b w:val="0"/>
                          <w:color w:val="000000" w:themeColor="text1"/>
                        </w:rPr>
                      </w:pPr>
                      <w:r w:rsidRPr="006937AB">
                        <w:rPr>
                          <w:rFonts w:ascii="Baskerville" w:hAnsi="Baskerville"/>
                          <w:b w:val="0"/>
                          <w:color w:val="000000" w:themeColor="text1"/>
                        </w:rPr>
                        <w:t xml:space="preserve">Figure </w:t>
                      </w:r>
                      <w:r w:rsidRPr="006937AB">
                        <w:rPr>
                          <w:rFonts w:ascii="Baskerville" w:hAnsi="Baskerville"/>
                          <w:b w:val="0"/>
                          <w:color w:val="000000" w:themeColor="text1"/>
                        </w:rPr>
                        <w:fldChar w:fldCharType="begin"/>
                      </w:r>
                      <w:r w:rsidRPr="006937AB">
                        <w:rPr>
                          <w:rFonts w:ascii="Baskerville" w:hAnsi="Baskerville"/>
                          <w:b w:val="0"/>
                          <w:color w:val="000000" w:themeColor="text1"/>
                        </w:rPr>
                        <w:instrText xml:space="preserve"> SEQ Figure \* ARABIC </w:instrText>
                      </w:r>
                      <w:r w:rsidRPr="006937AB">
                        <w:rPr>
                          <w:rFonts w:ascii="Baskerville" w:hAnsi="Baskerville"/>
                          <w:b w:val="0"/>
                          <w:color w:val="000000" w:themeColor="text1"/>
                        </w:rPr>
                        <w:fldChar w:fldCharType="separate"/>
                      </w:r>
                      <w:r w:rsidRPr="006937AB">
                        <w:rPr>
                          <w:rFonts w:ascii="Baskerville" w:hAnsi="Baskerville"/>
                          <w:b w:val="0"/>
                          <w:noProof/>
                          <w:color w:val="000000" w:themeColor="text1"/>
                        </w:rPr>
                        <w:t>2</w:t>
                      </w:r>
                      <w:r w:rsidRPr="006937AB">
                        <w:rPr>
                          <w:rFonts w:ascii="Baskerville" w:hAnsi="Baskerville"/>
                          <w:b w:val="0"/>
                          <w:noProof/>
                          <w:color w:val="000000" w:themeColor="text1"/>
                        </w:rPr>
                        <w:fldChar w:fldCharType="end"/>
                      </w:r>
                      <w:r w:rsidRPr="006937AB">
                        <w:rPr>
                          <w:rFonts w:ascii="Baskerville" w:hAnsi="Baskerville"/>
                          <w:b w:val="0"/>
                          <w:color w:val="000000" w:themeColor="text1"/>
                        </w:rPr>
                        <w:t xml:space="preserve"> Methanol permeability (diffusivity) and proton conductivity through graphene oxide (GO) as a function of the mean nanoplatelet size. </w:t>
                      </w:r>
                      <w:proofErr w:type="gramStart"/>
                      <w:r w:rsidRPr="006937AB">
                        <w:rPr>
                          <w:rFonts w:ascii="Baskerville" w:hAnsi="Baskerville"/>
                          <w:b w:val="0"/>
                          <w:color w:val="000000" w:themeColor="text1"/>
                        </w:rPr>
                        <w:t>From Paneri2014.</w:t>
                      </w:r>
                      <w:proofErr w:type="gramEnd"/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ascii="Times New Roman" w:hAnsi="Times New Roman"/>
        </w:rPr>
        <w:t xml:space="preserve">gy </w:t>
      </w:r>
      <w:commentRangeStart w:id="11"/>
      <w:r>
        <w:rPr>
          <w:rFonts w:ascii="Times New Roman" w:hAnsi="Times New Roman"/>
        </w:rPr>
        <w:t>density</w:t>
      </w:r>
      <w:commentRangeEnd w:id="11"/>
      <w:r w:rsidR="007252EA">
        <w:rPr>
          <w:rStyle w:val="CommentReference"/>
        </w:rPr>
        <w:commentReference w:id="11"/>
      </w:r>
      <w:r w:rsidR="00E128ED" w:rsidRPr="003E5F30">
        <w:rPr>
          <w:rFonts w:ascii="Times New Roman" w:hAnsi="Times New Roman"/>
        </w:rPr>
        <w:t>.</w:t>
      </w:r>
    </w:p>
    <w:p w14:paraId="36281226" w14:textId="6D4D8206" w:rsidR="00636EFA" w:rsidRPr="003E5F30" w:rsidRDefault="001E02B8" w:rsidP="00636EFA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</w:rPr>
        <w:tab/>
      </w:r>
      <w:commentRangeStart w:id="12"/>
      <w:r w:rsidR="00636EFA" w:rsidRPr="003E5F30">
        <w:rPr>
          <w:rFonts w:ascii="Times New Roman" w:hAnsi="Times New Roman"/>
        </w:rPr>
        <w:t xml:space="preserve">Chemical modification of GO has been seen to improve the proton conductivity to values within the range of </w:t>
      </w:r>
      <w:proofErr w:type="spellStart"/>
      <w:r w:rsidR="00636EFA" w:rsidRPr="003E5F30">
        <w:rPr>
          <w:rFonts w:ascii="Times New Roman" w:hAnsi="Times New Roman"/>
        </w:rPr>
        <w:t>Nafion</w:t>
      </w:r>
      <w:proofErr w:type="spellEnd"/>
      <w:r w:rsidR="00636EFA" w:rsidRPr="003E5F30">
        <w:rPr>
          <w:rFonts w:ascii="Times New Roman" w:hAnsi="Times New Roman"/>
        </w:rPr>
        <w:t xml:space="preserve">® </w:t>
      </w:r>
      <w:commentRangeEnd w:id="12"/>
      <w:r w:rsidR="007252EA">
        <w:rPr>
          <w:rStyle w:val="CommentReference"/>
        </w:rPr>
        <w:commentReference w:id="12"/>
      </w:r>
      <w:r w:rsidR="00636EFA" w:rsidRPr="003E5F30">
        <w:rPr>
          <w:rFonts w:ascii="Times New Roman" w:hAnsi="Times New Roman"/>
        </w:rPr>
        <w:t>(Sott2012a), but other reports indicate a corr</w:t>
      </w:r>
      <w:r w:rsidR="00636EFA" w:rsidRPr="003E5F30">
        <w:rPr>
          <w:rFonts w:ascii="Times New Roman" w:hAnsi="Times New Roman"/>
        </w:rPr>
        <w:t>e</w:t>
      </w:r>
      <w:r w:rsidR="00636EFA" w:rsidRPr="003E5F30">
        <w:rPr>
          <w:rFonts w:ascii="Times New Roman" w:hAnsi="Times New Roman"/>
        </w:rPr>
        <w:t xml:space="preserve">sponding increase in methanol permeability (Jiang2014). </w:t>
      </w:r>
      <w:proofErr w:type="spellStart"/>
      <w:r w:rsidR="00636EFA" w:rsidRPr="003E5F30">
        <w:rPr>
          <w:rFonts w:ascii="Times New Roman" w:hAnsi="Times New Roman"/>
        </w:rPr>
        <w:t>Sulfonation</w:t>
      </w:r>
      <w:proofErr w:type="spellEnd"/>
      <w:r w:rsidR="00636EFA" w:rsidRPr="003E5F30">
        <w:rPr>
          <w:rFonts w:ascii="Times New Roman" w:hAnsi="Times New Roman"/>
        </w:rPr>
        <w:t xml:space="preserve"> has been shown to significantly increase proton conductivity at low methanol concentrations (Jiang2012), but at higher concentrations, the sulfonic acid groups on the GO surface induce a meth</w:t>
      </w:r>
      <w:r w:rsidR="00636EFA" w:rsidRPr="003E5F30">
        <w:rPr>
          <w:rFonts w:ascii="Times New Roman" w:hAnsi="Times New Roman"/>
        </w:rPr>
        <w:t>a</w:t>
      </w:r>
      <w:r w:rsidR="00636EFA" w:rsidRPr="003E5F30">
        <w:rPr>
          <w:rFonts w:ascii="Times New Roman" w:hAnsi="Times New Roman"/>
        </w:rPr>
        <w:t xml:space="preserve">nol/water phase separation that reduces proton conductivity (Paneri2014).  The precise nature of proton transport through GO is not known, but the insensitivity of proton transport to </w:t>
      </w:r>
      <w:ins w:id="13" w:author="Katherine Hurst" w:date="2015-02-23T23:41:00Z">
        <w:r w:rsidR="007A2C78">
          <w:rPr>
            <w:rFonts w:ascii="Times New Roman" w:hAnsi="Times New Roman"/>
          </w:rPr>
          <w:t xml:space="preserve">GO </w:t>
        </w:r>
      </w:ins>
      <w:r w:rsidR="00636EFA" w:rsidRPr="003E5F30">
        <w:rPr>
          <w:rFonts w:ascii="Times New Roman" w:hAnsi="Times New Roman"/>
        </w:rPr>
        <w:t xml:space="preserve">flake size (Fig. X) suggests through-platelet transport plays a dominant role; contrarily, the </w:t>
      </w:r>
      <w:commentRangeStart w:id="14"/>
      <w:r w:rsidR="00636EFA" w:rsidRPr="003E5F30">
        <w:rPr>
          <w:rFonts w:ascii="Times New Roman" w:hAnsi="Times New Roman"/>
        </w:rPr>
        <w:t xml:space="preserve">large drop </w:t>
      </w:r>
      <w:commentRangeEnd w:id="14"/>
      <w:r w:rsidR="007A2C78">
        <w:rPr>
          <w:rStyle w:val="CommentReference"/>
        </w:rPr>
        <w:commentReference w:id="14"/>
      </w:r>
      <w:r w:rsidR="00636EFA" w:rsidRPr="003E5F30">
        <w:rPr>
          <w:rFonts w:ascii="Times New Roman" w:hAnsi="Times New Roman"/>
        </w:rPr>
        <w:t xml:space="preserve">in methanol permeability over that same range indicates methanol permeation occurs predominantly at platelet edges.  It is thought that this </w:t>
      </w:r>
      <w:commentRangeStart w:id="15"/>
      <w:r w:rsidR="00636EFA" w:rsidRPr="003E5F30">
        <w:rPr>
          <w:rFonts w:ascii="Times New Roman" w:hAnsi="Times New Roman"/>
        </w:rPr>
        <w:t xml:space="preserve">phase separation </w:t>
      </w:r>
      <w:commentRangeEnd w:id="15"/>
      <w:r w:rsidR="007A2C78">
        <w:rPr>
          <w:rStyle w:val="CommentReference"/>
        </w:rPr>
        <w:commentReference w:id="15"/>
      </w:r>
      <w:r w:rsidR="00636EFA" w:rsidRPr="003E5F30">
        <w:rPr>
          <w:rFonts w:ascii="Times New Roman" w:hAnsi="Times New Roman"/>
        </w:rPr>
        <w:t xml:space="preserve">phenomenon </w:t>
      </w:r>
      <w:commentRangeStart w:id="16"/>
      <w:r w:rsidR="00636EFA">
        <w:rPr>
          <w:rFonts w:ascii="Times New Roman" w:hAnsi="Times New Roman"/>
        </w:rPr>
        <w:t xml:space="preserve">is </w:t>
      </w:r>
      <w:proofErr w:type="spellStart"/>
      <w:r w:rsidR="00636EFA">
        <w:rPr>
          <w:rFonts w:ascii="Times New Roman" w:hAnsi="Times New Roman"/>
        </w:rPr>
        <w:t>surpressed</w:t>
      </w:r>
      <w:proofErr w:type="spellEnd"/>
      <w:r w:rsidR="00636EFA">
        <w:rPr>
          <w:rFonts w:ascii="Times New Roman" w:hAnsi="Times New Roman"/>
        </w:rPr>
        <w:t xml:space="preserve"> in</w:t>
      </w:r>
      <w:r w:rsidR="00636EFA" w:rsidRPr="003E5F30">
        <w:rPr>
          <w:rFonts w:ascii="Times New Roman" w:hAnsi="Times New Roman"/>
        </w:rPr>
        <w:t xml:space="preserve"> non-</w:t>
      </w:r>
      <w:proofErr w:type="spellStart"/>
      <w:r w:rsidR="00636EFA" w:rsidRPr="003E5F30">
        <w:rPr>
          <w:rFonts w:ascii="Times New Roman" w:hAnsi="Times New Roman"/>
        </w:rPr>
        <w:t>sulfonated</w:t>
      </w:r>
      <w:proofErr w:type="spellEnd"/>
      <w:r w:rsidR="00636EFA" w:rsidRPr="003E5F30">
        <w:rPr>
          <w:rFonts w:ascii="Times New Roman" w:hAnsi="Times New Roman"/>
        </w:rPr>
        <w:t xml:space="preserve"> GO </w:t>
      </w:r>
      <w:commentRangeEnd w:id="16"/>
      <w:r w:rsidR="00636EFA">
        <w:rPr>
          <w:rStyle w:val="CommentReference"/>
        </w:rPr>
        <w:commentReference w:id="16"/>
      </w:r>
      <w:r w:rsidR="00636EFA" w:rsidRPr="003E5F30">
        <w:rPr>
          <w:rFonts w:ascii="Times New Roman" w:hAnsi="Times New Roman"/>
        </w:rPr>
        <w:t>surface defects b</w:t>
      </w:r>
      <w:r w:rsidR="00636EFA" w:rsidRPr="003E5F30">
        <w:rPr>
          <w:rFonts w:ascii="Times New Roman" w:hAnsi="Times New Roman"/>
        </w:rPr>
        <w:t>e</w:t>
      </w:r>
      <w:r w:rsidR="00636EFA" w:rsidRPr="003E5F30">
        <w:rPr>
          <w:rFonts w:ascii="Times New Roman" w:hAnsi="Times New Roman"/>
        </w:rPr>
        <w:t xml:space="preserve">cause </w:t>
      </w:r>
      <w:r w:rsidR="00636EFA">
        <w:rPr>
          <w:rFonts w:ascii="Times New Roman" w:hAnsi="Times New Roman"/>
        </w:rPr>
        <w:t xml:space="preserve">these defects have a </w:t>
      </w:r>
      <w:r w:rsidR="00636EFA" w:rsidRPr="003E5F30">
        <w:rPr>
          <w:rFonts w:ascii="Times New Roman" w:hAnsi="Times New Roman"/>
        </w:rPr>
        <w:t xml:space="preserve">lower acidity.  </w:t>
      </w:r>
      <w:r w:rsidR="00636EFA">
        <w:rPr>
          <w:rFonts w:ascii="Times New Roman" w:hAnsi="Times New Roman" w:cs="Times New Roman"/>
        </w:rPr>
        <w:t>Surface modification to GO using vapor phase methods including ALD and molecular layer deposition (MLD) will enable the development of GO me</w:t>
      </w:r>
      <w:r w:rsidR="00636EFA">
        <w:rPr>
          <w:rFonts w:ascii="Times New Roman" w:hAnsi="Times New Roman" w:cs="Times New Roman"/>
        </w:rPr>
        <w:t>m</w:t>
      </w:r>
      <w:r w:rsidR="00636EFA">
        <w:rPr>
          <w:rFonts w:ascii="Times New Roman" w:hAnsi="Times New Roman" w:cs="Times New Roman"/>
        </w:rPr>
        <w:t>branes r</w:t>
      </w:r>
      <w:r w:rsidR="00636EFA">
        <w:rPr>
          <w:rFonts w:ascii="Times New Roman" w:hAnsi="Times New Roman" w:cs="Times New Roman"/>
        </w:rPr>
        <w:t>e</w:t>
      </w:r>
      <w:r w:rsidR="00636EFA">
        <w:rPr>
          <w:rFonts w:ascii="Times New Roman" w:hAnsi="Times New Roman" w:cs="Times New Roman"/>
        </w:rPr>
        <w:t>sistant to methanol/water phase separation and proton transport through GO defects.</w:t>
      </w:r>
    </w:p>
    <w:p w14:paraId="3A4D0636" w14:textId="77777777" w:rsidR="00636EFA" w:rsidRPr="003E5F30" w:rsidRDefault="00636EFA" w:rsidP="00636EFA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</w:rPr>
        <w:tab/>
        <w:t xml:space="preserve">PGM activity has been seen to increase on novel substrates, such as CNT and ceria (Feng2013a), and is known to have a significant NP shape </w:t>
      </w:r>
      <w:commentRangeStart w:id="17"/>
      <w:commentRangeStart w:id="18"/>
      <w:r w:rsidRPr="003E5F30">
        <w:rPr>
          <w:rFonts w:ascii="Times New Roman" w:hAnsi="Times New Roman"/>
        </w:rPr>
        <w:t>dependence</w:t>
      </w:r>
      <w:commentRangeEnd w:id="17"/>
      <w:r>
        <w:rPr>
          <w:rStyle w:val="CommentReference"/>
        </w:rPr>
        <w:commentReference w:id="17"/>
      </w:r>
      <w:commentRangeEnd w:id="18"/>
      <w:r w:rsidR="005215E6">
        <w:rPr>
          <w:rStyle w:val="CommentReference"/>
        </w:rPr>
        <w:commentReference w:id="18"/>
      </w:r>
      <w:r w:rsidRPr="003E5F30">
        <w:rPr>
          <w:rFonts w:ascii="Times New Roman" w:hAnsi="Times New Roman"/>
        </w:rPr>
        <w:t xml:space="preserve">.  </w:t>
      </w:r>
      <w:r w:rsidRPr="003E5F30">
        <w:rPr>
          <w:rFonts w:ascii="Times New Roman" w:hAnsi="Times New Roman"/>
          <w:highlight w:val="yellow"/>
        </w:rPr>
        <w:t>What work has been done in addressing catalytic activity?</w:t>
      </w:r>
    </w:p>
    <w:p w14:paraId="4C9DD63A" w14:textId="40FA0CC1" w:rsidR="00B66928" w:rsidRPr="003E5F30" w:rsidRDefault="00636EFA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</w:rPr>
        <w:tab/>
      </w:r>
      <w:r w:rsidRPr="003E5F30">
        <w:rPr>
          <w:rFonts w:ascii="Times New Roman" w:hAnsi="Times New Roman"/>
          <w:highlight w:val="yellow"/>
        </w:rPr>
        <w:t>What work has been done in ASSLB?</w:t>
      </w:r>
    </w:p>
    <w:p w14:paraId="0D227C71" w14:textId="52998340" w:rsidR="00A8174F" w:rsidRPr="003E5F30" w:rsidRDefault="00C65DCF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4ECAD53" wp14:editId="2453021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2971800" cy="3028950"/>
                <wp:effectExtent l="0" t="0" r="0" b="0"/>
                <wp:wrapSquare wrapText="bothSides"/>
                <wp:docPr id="7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3028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A98E4A" w14:textId="77777777" w:rsidR="00F23BC2" w:rsidRPr="006937AB" w:rsidRDefault="00F23BC2" w:rsidP="006937AB">
                            <w:pPr>
                              <w:keepNext/>
                              <w:rPr>
                                <w:rFonts w:ascii="Baskerville" w:hAnsi="Baskerville"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6937AB">
                              <w:rPr>
                                <w:rFonts w:ascii="Baskerville" w:hAnsi="Baskerville"/>
                                <w:noProof/>
                                <w:color w:val="000000" w:themeColor="text1"/>
                                <w:sz w:val="18"/>
                                <w:szCs w:val="22"/>
                              </w:rPr>
                              <w:drawing>
                                <wp:inline distT="0" distB="0" distL="0" distR="0" wp14:anchorId="5AE17D65" wp14:editId="4553A8A4">
                                  <wp:extent cx="2881993" cy="1680579"/>
                                  <wp:effectExtent l="0" t="0" r="0" b="0"/>
                                  <wp:docPr id="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82939" cy="16811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C4A0CB" w14:textId="77777777" w:rsidR="00F23BC2" w:rsidRPr="006937AB" w:rsidRDefault="00F23BC2" w:rsidP="006937AB">
                            <w:pPr>
                              <w:pStyle w:val="Caption"/>
                              <w:rPr>
                                <w:rFonts w:ascii="Baskerville" w:hAnsi="Baskerville"/>
                                <w:color w:val="000000" w:themeColor="text1"/>
                                <w:szCs w:val="22"/>
                              </w:rPr>
                            </w:pPr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  <w:szCs w:val="22"/>
                              </w:rPr>
                              <w:t xml:space="preserve">Figure </w:t>
                            </w:r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  <w:szCs w:val="22"/>
                              </w:rPr>
                              <w:fldChar w:fldCharType="begin"/>
                            </w:r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  <w:szCs w:val="22"/>
                              </w:rPr>
                              <w:instrText xml:space="preserve"> SEQ Figure \* ARABIC </w:instrText>
                            </w:r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  <w:szCs w:val="22"/>
                              </w:rPr>
                              <w:fldChar w:fldCharType="separate"/>
                            </w:r>
                            <w:proofErr w:type="gramStart"/>
                            <w:r w:rsidRPr="006937AB">
                              <w:rPr>
                                <w:rFonts w:ascii="Baskerville" w:hAnsi="Baskerville"/>
                                <w:b w:val="0"/>
                                <w:noProof/>
                                <w:color w:val="000000" w:themeColor="text1"/>
                                <w:szCs w:val="22"/>
                              </w:rPr>
                              <w:t>3</w:t>
                            </w:r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  <w:szCs w:val="22"/>
                              </w:rPr>
                              <w:fldChar w:fldCharType="end"/>
                            </w:r>
                            <w:r w:rsidRPr="006937AB">
                              <w:rPr>
                                <w:rFonts w:ascii="Baskerville" w:hAnsi="Baskerville"/>
                                <w:b w:val="0"/>
                                <w:color w:val="000000" w:themeColor="text1"/>
                                <w:szCs w:val="22"/>
                              </w:rPr>
                              <w:t xml:space="preserve"> </w:t>
                            </w:r>
                            <w:r w:rsidRPr="006937AB">
                              <w:rPr>
                                <w:rFonts w:ascii="Baskerville" w:hAnsi="Baskerville" w:cs="Times New Roman"/>
                                <w:b w:val="0"/>
                                <w:color w:val="000000" w:themeColor="text1"/>
                                <w:szCs w:val="22"/>
                              </w:rPr>
                              <w:t>(a) Computationally guided synthesis</w:t>
                            </w:r>
                            <w:proofErr w:type="gramEnd"/>
                            <w:r w:rsidRPr="006937AB">
                              <w:rPr>
                                <w:rFonts w:ascii="Baskerville" w:hAnsi="Baskerville" w:cs="Times New Roman"/>
                                <w:b w:val="0"/>
                                <w:color w:val="000000" w:themeColor="text1"/>
                                <w:szCs w:val="22"/>
                              </w:rPr>
                              <w:t xml:space="preserve"> of metallic nanoparticles by wet chemical reduction (WCR) –recent work at CSM by Richards and </w:t>
                            </w:r>
                            <w:proofErr w:type="spellStart"/>
                            <w:r w:rsidRPr="006937AB">
                              <w:rPr>
                                <w:rFonts w:ascii="Baskerville" w:hAnsi="Baskerville" w:cs="Times New Roman"/>
                                <w:b w:val="0"/>
                                <w:color w:val="000000" w:themeColor="text1"/>
                                <w:szCs w:val="22"/>
                              </w:rPr>
                              <w:t>Ciobanu</w:t>
                            </w:r>
                            <w:proofErr w:type="spellEnd"/>
                            <w:r w:rsidRPr="006937AB">
                              <w:rPr>
                                <w:rFonts w:ascii="Baskerville" w:hAnsi="Baskerville" w:cs="Times New Roman"/>
                                <w:b w:val="0"/>
                                <w:color w:val="000000" w:themeColor="text1"/>
                                <w:szCs w:val="22"/>
                              </w:rPr>
                              <w:t xml:space="preserve">. (b) Key parameters of the computational model: net attachment rates for each facet. (c) Predictions of the model for different ratios of </w:t>
                            </w:r>
                            <w:proofErr w:type="spellStart"/>
                            <w:r w:rsidRPr="006937AB">
                              <w:rPr>
                                <w:rFonts w:ascii="Baskerville" w:hAnsi="Baskerville" w:cs="Times New Roman"/>
                                <w:b w:val="0"/>
                                <w:color w:val="000000" w:themeColor="text1"/>
                                <w:szCs w:val="22"/>
                              </w:rPr>
                              <w:t>a</w:t>
                            </w:r>
                            <w:r w:rsidRPr="006937AB">
                              <w:rPr>
                                <w:rFonts w:ascii="Baskerville" w:hAnsi="Baskerville" w:cs="Times New Roman"/>
                                <w:b w:val="0"/>
                                <w:color w:val="000000" w:themeColor="text1"/>
                                <w:szCs w:val="22"/>
                              </w:rPr>
                              <w:t>t</w:t>
                            </w:r>
                            <w:r w:rsidRPr="006937AB">
                              <w:rPr>
                                <w:rFonts w:ascii="Baskerville" w:hAnsi="Baskerville" w:cs="Times New Roman"/>
                                <w:b w:val="0"/>
                                <w:color w:val="000000" w:themeColor="text1"/>
                                <w:szCs w:val="22"/>
                              </w:rPr>
                              <w:t>tachement</w:t>
                            </w:r>
                            <w:proofErr w:type="spellEnd"/>
                            <w:r w:rsidRPr="006937AB">
                              <w:rPr>
                                <w:rFonts w:ascii="Baskerville" w:hAnsi="Baskerville" w:cs="Times New Roman"/>
                                <w:b w:val="0"/>
                                <w:color w:val="000000" w:themeColor="text1"/>
                                <w:szCs w:val="22"/>
                              </w:rPr>
                              <w:t xml:space="preserve"> rates to (001) and (111) facets. (d) Actual </w:t>
                            </w:r>
                            <w:proofErr w:type="spellStart"/>
                            <w:r w:rsidRPr="006937AB">
                              <w:rPr>
                                <w:rFonts w:ascii="Baskerville" w:hAnsi="Baskerville" w:cs="Times New Roman"/>
                                <w:b w:val="0"/>
                                <w:color w:val="000000" w:themeColor="text1"/>
                                <w:szCs w:val="22"/>
                              </w:rPr>
                              <w:t>Pd</w:t>
                            </w:r>
                            <w:proofErr w:type="spellEnd"/>
                            <w:r w:rsidRPr="006937AB">
                              <w:rPr>
                                <w:rFonts w:ascii="Baskerville" w:hAnsi="Baskerville" w:cs="Times New Roman"/>
                                <w:b w:val="0"/>
                                <w:color w:val="000000" w:themeColor="text1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6937AB">
                              <w:rPr>
                                <w:rFonts w:ascii="Baskerville" w:hAnsi="Baskerville" w:cs="Times New Roman"/>
                                <w:b w:val="0"/>
                                <w:color w:val="000000" w:themeColor="text1"/>
                                <w:szCs w:val="22"/>
                              </w:rPr>
                              <w:t>cu</w:t>
                            </w:r>
                            <w:r w:rsidRPr="006937AB">
                              <w:rPr>
                                <w:rFonts w:ascii="Baskerville" w:hAnsi="Baskerville" w:cs="Times New Roman"/>
                                <w:b w:val="0"/>
                                <w:color w:val="000000" w:themeColor="text1"/>
                                <w:szCs w:val="22"/>
                              </w:rPr>
                              <w:t>b</w:t>
                            </w:r>
                            <w:r w:rsidRPr="006937AB">
                              <w:rPr>
                                <w:rFonts w:ascii="Baskerville" w:hAnsi="Baskerville" w:cs="Times New Roman"/>
                                <w:b w:val="0"/>
                                <w:color w:val="000000" w:themeColor="text1"/>
                                <w:szCs w:val="22"/>
                              </w:rPr>
                              <w:t>octahedra</w:t>
                            </w:r>
                            <w:proofErr w:type="spellEnd"/>
                            <w:r w:rsidRPr="006937AB">
                              <w:rPr>
                                <w:rFonts w:ascii="Baskerville" w:hAnsi="Baskerville" w:cs="Times New Roman"/>
                                <w:b w:val="0"/>
                                <w:color w:val="000000" w:themeColor="text1"/>
                                <w:szCs w:val="22"/>
                              </w:rPr>
                              <w:t xml:space="preserve"> synthesized by Richards' group.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28" type="#_x0000_t202" style="position:absolute;left:0;text-align:left;margin-left:0;margin-top:0;width:234pt;height:238.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" filled="f" stroked="f">
                <v:textbox inset=",7.2pt,,7.2pt">
                  <w:txbxContent>
                    <w:p w14:paraId="5CA98E4A" w14:textId="77777777" w:rsidR="00AB5E3C" w:rsidRPr="006937AB" w:rsidRDefault="00AB5E3C" w:rsidP="006937AB">
                      <w:pPr>
                        <w:keepNext/>
                        <w:rPr>
                          <w:rFonts w:ascii="Baskerville" w:hAnsi="Baskerville"/>
                          <w:color w:val="000000" w:themeColor="text1"/>
                          <w:sz w:val="18"/>
                          <w:szCs w:val="22"/>
                        </w:rPr>
                      </w:pPr>
                      <w:r w:rsidRPr="006937AB">
                        <w:rPr>
                          <w:rFonts w:ascii="Baskerville" w:hAnsi="Baskerville"/>
                          <w:noProof/>
                          <w:color w:val="000000" w:themeColor="text1"/>
                          <w:sz w:val="18"/>
                          <w:szCs w:val="22"/>
                        </w:rPr>
                        <w:drawing>
                          <wp:inline distT="0" distB="0" distL="0" distR="0" wp14:anchorId="5AE17D65" wp14:editId="4553A8A4">
                            <wp:extent cx="2881993" cy="1680579"/>
                            <wp:effectExtent l="0" t="0" r="0" b="0"/>
                            <wp:docPr id="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82939" cy="16811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C4A0CB" w14:textId="77777777" w:rsidR="00AB5E3C" w:rsidRPr="006937AB" w:rsidRDefault="00AB5E3C" w:rsidP="006937AB">
                      <w:pPr>
                        <w:pStyle w:val="Caption"/>
                        <w:rPr>
                          <w:rFonts w:ascii="Baskerville" w:hAnsi="Baskerville"/>
                          <w:color w:val="000000" w:themeColor="text1"/>
                          <w:szCs w:val="22"/>
                        </w:rPr>
                      </w:pPr>
                      <w:r w:rsidRPr="006937AB">
                        <w:rPr>
                          <w:rFonts w:ascii="Baskerville" w:hAnsi="Baskerville"/>
                          <w:b w:val="0"/>
                          <w:color w:val="000000" w:themeColor="text1"/>
                          <w:szCs w:val="22"/>
                        </w:rPr>
                        <w:t xml:space="preserve">Figure </w:t>
                      </w:r>
                      <w:r w:rsidRPr="006937AB">
                        <w:rPr>
                          <w:rFonts w:ascii="Baskerville" w:hAnsi="Baskerville"/>
                          <w:b w:val="0"/>
                          <w:color w:val="000000" w:themeColor="text1"/>
                          <w:szCs w:val="22"/>
                        </w:rPr>
                        <w:fldChar w:fldCharType="begin"/>
                      </w:r>
                      <w:r w:rsidRPr="006937AB">
                        <w:rPr>
                          <w:rFonts w:ascii="Baskerville" w:hAnsi="Baskerville"/>
                          <w:b w:val="0"/>
                          <w:color w:val="000000" w:themeColor="text1"/>
                          <w:szCs w:val="22"/>
                        </w:rPr>
                        <w:instrText xml:space="preserve"> SEQ Figure \* ARABIC </w:instrText>
                      </w:r>
                      <w:r w:rsidRPr="006937AB">
                        <w:rPr>
                          <w:rFonts w:ascii="Baskerville" w:hAnsi="Baskerville"/>
                          <w:b w:val="0"/>
                          <w:color w:val="000000" w:themeColor="text1"/>
                          <w:szCs w:val="22"/>
                        </w:rPr>
                        <w:fldChar w:fldCharType="separate"/>
                      </w:r>
                      <w:proofErr w:type="gramStart"/>
                      <w:r w:rsidRPr="006937AB">
                        <w:rPr>
                          <w:rFonts w:ascii="Baskerville" w:hAnsi="Baskerville"/>
                          <w:b w:val="0"/>
                          <w:noProof/>
                          <w:color w:val="000000" w:themeColor="text1"/>
                          <w:szCs w:val="22"/>
                        </w:rPr>
                        <w:t>3</w:t>
                      </w:r>
                      <w:r w:rsidRPr="006937AB">
                        <w:rPr>
                          <w:rFonts w:ascii="Baskerville" w:hAnsi="Baskerville"/>
                          <w:b w:val="0"/>
                          <w:color w:val="000000" w:themeColor="text1"/>
                          <w:szCs w:val="22"/>
                        </w:rPr>
                        <w:fldChar w:fldCharType="end"/>
                      </w:r>
                      <w:r w:rsidRPr="006937AB">
                        <w:rPr>
                          <w:rFonts w:ascii="Baskerville" w:hAnsi="Baskerville"/>
                          <w:b w:val="0"/>
                          <w:color w:val="000000" w:themeColor="text1"/>
                          <w:szCs w:val="22"/>
                        </w:rPr>
                        <w:t xml:space="preserve"> </w:t>
                      </w:r>
                      <w:r w:rsidRPr="006937AB">
                        <w:rPr>
                          <w:rFonts w:ascii="Baskerville" w:hAnsi="Baskerville" w:cs="Times New Roman"/>
                          <w:b w:val="0"/>
                          <w:color w:val="000000" w:themeColor="text1"/>
                          <w:szCs w:val="22"/>
                        </w:rPr>
                        <w:t>(a) Computationally guided synthesis</w:t>
                      </w:r>
                      <w:proofErr w:type="gramEnd"/>
                      <w:r w:rsidRPr="006937AB">
                        <w:rPr>
                          <w:rFonts w:ascii="Baskerville" w:hAnsi="Baskerville" w:cs="Times New Roman"/>
                          <w:b w:val="0"/>
                          <w:color w:val="000000" w:themeColor="text1"/>
                          <w:szCs w:val="22"/>
                        </w:rPr>
                        <w:t xml:space="preserve"> of metallic nanoparticles by wet chemical reduction (WCR) –recent work at CSM by Richards and Ciobanu. (b) Key parameters of the computational model: net attachment rates for each facet. (c) Predictions of the model for different ratios of a</w:t>
                      </w:r>
                      <w:r w:rsidRPr="006937AB">
                        <w:rPr>
                          <w:rFonts w:ascii="Baskerville" w:hAnsi="Baskerville" w:cs="Times New Roman"/>
                          <w:b w:val="0"/>
                          <w:color w:val="000000" w:themeColor="text1"/>
                          <w:szCs w:val="22"/>
                        </w:rPr>
                        <w:t>t</w:t>
                      </w:r>
                      <w:r w:rsidRPr="006937AB">
                        <w:rPr>
                          <w:rFonts w:ascii="Baskerville" w:hAnsi="Baskerville" w:cs="Times New Roman"/>
                          <w:b w:val="0"/>
                          <w:color w:val="000000" w:themeColor="text1"/>
                          <w:szCs w:val="22"/>
                        </w:rPr>
                        <w:t>tachement rates to (001) and (111) facets. (d) Actual Pd cu</w:t>
                      </w:r>
                      <w:r w:rsidRPr="006937AB">
                        <w:rPr>
                          <w:rFonts w:ascii="Baskerville" w:hAnsi="Baskerville" w:cs="Times New Roman"/>
                          <w:b w:val="0"/>
                          <w:color w:val="000000" w:themeColor="text1"/>
                          <w:szCs w:val="22"/>
                        </w:rPr>
                        <w:t>b</w:t>
                      </w:r>
                      <w:r w:rsidRPr="006937AB">
                        <w:rPr>
                          <w:rFonts w:ascii="Baskerville" w:hAnsi="Baskerville" w:cs="Times New Roman"/>
                          <w:b w:val="0"/>
                          <w:color w:val="000000" w:themeColor="text1"/>
                          <w:szCs w:val="22"/>
                        </w:rPr>
                        <w:t>octahedra synthesized by Richards' group.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B66928" w:rsidRPr="003E5F30">
        <w:rPr>
          <w:rFonts w:ascii="Times New Roman" w:hAnsi="Times New Roman"/>
        </w:rPr>
        <w:tab/>
      </w:r>
      <w:r w:rsidR="00DC2974" w:rsidRPr="003E5F30">
        <w:rPr>
          <w:rFonts w:ascii="Times New Roman" w:hAnsi="Times New Roman"/>
        </w:rPr>
        <w:t xml:space="preserve">Complete </w:t>
      </w:r>
      <w:proofErr w:type="spellStart"/>
      <w:r w:rsidR="00DC2974" w:rsidRPr="003E5F30">
        <w:rPr>
          <w:rFonts w:ascii="Times New Roman" w:hAnsi="Times New Roman"/>
        </w:rPr>
        <w:t>electrooxidation</w:t>
      </w:r>
      <w:proofErr w:type="spellEnd"/>
      <w:r w:rsidR="00DC2974" w:rsidRPr="003E5F30">
        <w:rPr>
          <w:rFonts w:ascii="Times New Roman" w:hAnsi="Times New Roman"/>
        </w:rPr>
        <w:t xml:space="preserve"> of methanol involves the formation of carbon monoxide, which poisons platinum catalyst</w:t>
      </w:r>
      <w:r w:rsidR="001E02B8" w:rsidRPr="003E5F30">
        <w:rPr>
          <w:rFonts w:ascii="Times New Roman" w:hAnsi="Times New Roman"/>
        </w:rPr>
        <w:t>s</w:t>
      </w:r>
      <w:r w:rsidR="00DC2974" w:rsidRPr="003E5F30"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>Though</w:t>
      </w:r>
      <w:r w:rsidR="00DC2974" w:rsidRPr="003E5F30">
        <w:rPr>
          <w:rFonts w:ascii="Times New Roman" w:hAnsi="Times New Roman"/>
        </w:rPr>
        <w:t xml:space="preserve"> </w:t>
      </w:r>
      <w:proofErr w:type="spellStart"/>
      <w:r w:rsidR="00DC2974" w:rsidRPr="003E5F30">
        <w:rPr>
          <w:rFonts w:ascii="Times New Roman" w:hAnsi="Times New Roman"/>
        </w:rPr>
        <w:t>Pt-Ru</w:t>
      </w:r>
      <w:proofErr w:type="spellEnd"/>
      <w:r w:rsidR="00DC2974" w:rsidRPr="003E5F30">
        <w:rPr>
          <w:rFonts w:ascii="Times New Roman" w:hAnsi="Times New Roman"/>
        </w:rPr>
        <w:t xml:space="preserve"> alloy</w:t>
      </w:r>
      <w:r>
        <w:rPr>
          <w:rFonts w:ascii="Times New Roman" w:hAnsi="Times New Roman"/>
        </w:rPr>
        <w:t>s</w:t>
      </w:r>
      <w:r w:rsidR="00DC2974" w:rsidRPr="003E5F3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are</w:t>
      </w:r>
      <w:r w:rsidR="00DC2974" w:rsidRPr="003E5F30">
        <w:rPr>
          <w:rFonts w:ascii="Times New Roman" w:hAnsi="Times New Roman"/>
        </w:rPr>
        <w:t xml:space="preserve"> stable against CO poisoning, dissol</w:t>
      </w:r>
      <w:r w:rsidR="00DC2974" w:rsidRPr="003E5F30">
        <w:rPr>
          <w:rFonts w:ascii="Times New Roman" w:hAnsi="Times New Roman"/>
        </w:rPr>
        <w:t>u</w:t>
      </w:r>
      <w:r w:rsidR="00DC2974" w:rsidRPr="003E5F30">
        <w:rPr>
          <w:rFonts w:ascii="Times New Roman" w:hAnsi="Times New Roman"/>
        </w:rPr>
        <w:t xml:space="preserve">tion of </w:t>
      </w:r>
      <w:proofErr w:type="spellStart"/>
      <w:r w:rsidR="00DC2974" w:rsidRPr="003E5F30">
        <w:rPr>
          <w:rFonts w:ascii="Times New Roman" w:hAnsi="Times New Roman"/>
        </w:rPr>
        <w:t>Ru</w:t>
      </w:r>
      <w:proofErr w:type="spellEnd"/>
      <w:r w:rsidR="00DC2974" w:rsidRPr="003E5F30">
        <w:rPr>
          <w:rFonts w:ascii="Times New Roman" w:hAnsi="Times New Roman"/>
        </w:rPr>
        <w:t xml:space="preserve"> in the acidic environment of the DMFC anode limits</w:t>
      </w:r>
      <w:del w:id="20" w:author="Katherine Hurst" w:date="2015-02-23T23:46:00Z">
        <w:r w:rsidR="00DC2974" w:rsidRPr="003E5F30" w:rsidDel="00CD7701">
          <w:rPr>
            <w:rFonts w:ascii="Times New Roman" w:hAnsi="Times New Roman"/>
          </w:rPr>
          <w:delText xml:space="preserve"> anode</w:delText>
        </w:r>
      </w:del>
      <w:r w:rsidR="00DC2974" w:rsidRPr="003E5F30">
        <w:rPr>
          <w:rFonts w:ascii="Times New Roman" w:hAnsi="Times New Roman"/>
        </w:rPr>
        <w:t xml:space="preserve"> catalyst longe</w:t>
      </w:r>
      <w:r w:rsidR="00DC2974" w:rsidRPr="003E5F30">
        <w:rPr>
          <w:rFonts w:ascii="Times New Roman" w:hAnsi="Times New Roman"/>
        </w:rPr>
        <w:t>v</w:t>
      </w:r>
      <w:r w:rsidR="00DC2974" w:rsidRPr="003E5F30">
        <w:rPr>
          <w:rFonts w:ascii="Times New Roman" w:hAnsi="Times New Roman"/>
        </w:rPr>
        <w:t xml:space="preserve">ity.  </w:t>
      </w:r>
      <w:r w:rsidR="00B66928" w:rsidRPr="003E5F30">
        <w:rPr>
          <w:rFonts w:ascii="Times New Roman" w:hAnsi="Times New Roman"/>
        </w:rPr>
        <w:t>The proposed effort will increase catalytic a</w:t>
      </w:r>
      <w:r w:rsidR="00B66928" w:rsidRPr="003E5F30">
        <w:rPr>
          <w:rFonts w:ascii="Times New Roman" w:hAnsi="Times New Roman"/>
        </w:rPr>
        <w:t>c</w:t>
      </w:r>
      <w:r w:rsidR="00B66928" w:rsidRPr="003E5F30">
        <w:rPr>
          <w:rFonts w:ascii="Times New Roman" w:hAnsi="Times New Roman"/>
        </w:rPr>
        <w:t xml:space="preserve">tivity by </w:t>
      </w:r>
      <w:r w:rsidR="00DC2974" w:rsidRPr="003E5F30">
        <w:rPr>
          <w:rFonts w:ascii="Times New Roman" w:hAnsi="Times New Roman"/>
        </w:rPr>
        <w:t>optimization of the catalyst synthesis to produce nanoparticles of prescribed mo</w:t>
      </w:r>
      <w:r w:rsidR="00DC2974" w:rsidRPr="003E5F30">
        <w:rPr>
          <w:rFonts w:ascii="Times New Roman" w:hAnsi="Times New Roman"/>
        </w:rPr>
        <w:t>r</w:t>
      </w:r>
      <w:r w:rsidR="00DC2974" w:rsidRPr="003E5F30">
        <w:rPr>
          <w:rFonts w:ascii="Times New Roman" w:hAnsi="Times New Roman"/>
        </w:rPr>
        <w:t>phologies, shapes and sizes. We will pursue the catalyst optimization by developing r</w:t>
      </w:r>
      <w:r w:rsidR="00DC2974" w:rsidRPr="003E5F30">
        <w:rPr>
          <w:rFonts w:ascii="Times New Roman" w:hAnsi="Times New Roman"/>
        </w:rPr>
        <w:t>e</w:t>
      </w:r>
      <w:r w:rsidR="00DC2974" w:rsidRPr="003E5F30">
        <w:rPr>
          <w:rFonts w:ascii="Times New Roman" w:hAnsi="Times New Roman"/>
        </w:rPr>
        <w:t>search synergies that combine computational tools (search alg</w:t>
      </w:r>
      <w:r w:rsidR="00DC2974" w:rsidRPr="003E5F30">
        <w:rPr>
          <w:rFonts w:ascii="Times New Roman" w:hAnsi="Times New Roman"/>
        </w:rPr>
        <w:t>o</w:t>
      </w:r>
      <w:r w:rsidR="00DC2974" w:rsidRPr="003E5F30">
        <w:rPr>
          <w:rFonts w:ascii="Times New Roman" w:hAnsi="Times New Roman"/>
        </w:rPr>
        <w:t>rithms, synthesis models, simulations of process or properties, etc.) with experimental methods/techniques of sy</w:t>
      </w:r>
      <w:r w:rsidR="00DC2974" w:rsidRPr="003E5F30">
        <w:rPr>
          <w:rFonts w:ascii="Times New Roman" w:hAnsi="Times New Roman"/>
        </w:rPr>
        <w:t>n</w:t>
      </w:r>
      <w:r w:rsidR="00DC2974" w:rsidRPr="003E5F30">
        <w:rPr>
          <w:rFonts w:ascii="Times New Roman" w:hAnsi="Times New Roman"/>
        </w:rPr>
        <w:t>thesis and characterization in order to predict desired materials and to achieve a fundamental unde</w:t>
      </w:r>
      <w:r w:rsidR="00DC2974" w:rsidRPr="003E5F30">
        <w:rPr>
          <w:rFonts w:ascii="Times New Roman" w:hAnsi="Times New Roman"/>
        </w:rPr>
        <w:t>r</w:t>
      </w:r>
      <w:r w:rsidR="00DC2974" w:rsidRPr="003E5F30">
        <w:rPr>
          <w:rFonts w:ascii="Times New Roman" w:hAnsi="Times New Roman"/>
        </w:rPr>
        <w:t xml:space="preserve">standing of their synthesis and/or control over the final product and its catalytic properties. </w:t>
      </w:r>
      <w:commentRangeStart w:id="21"/>
      <w:r w:rsidR="00DC2974" w:rsidRPr="003E5F30">
        <w:rPr>
          <w:rFonts w:ascii="Times New Roman" w:hAnsi="Times New Roman"/>
        </w:rPr>
        <w:lastRenderedPageBreak/>
        <w:t>The catalytic materials systems to be a</w:t>
      </w:r>
      <w:r w:rsidR="00DC2974" w:rsidRPr="003E5F30">
        <w:rPr>
          <w:rFonts w:ascii="Times New Roman" w:hAnsi="Times New Roman"/>
        </w:rPr>
        <w:t>d</w:t>
      </w:r>
      <w:r w:rsidR="00DC2974" w:rsidRPr="003E5F30">
        <w:rPr>
          <w:rFonts w:ascii="Times New Roman" w:hAnsi="Times New Roman"/>
        </w:rPr>
        <w:t>dressed in the proposal are metal nanoparticles (NPs), with or without core-shell morphologies.  These well-defined catalytic systems are ideal for lin</w:t>
      </w:r>
      <w:r w:rsidR="00DC2974" w:rsidRPr="003E5F30">
        <w:rPr>
          <w:rFonts w:ascii="Times New Roman" w:hAnsi="Times New Roman"/>
        </w:rPr>
        <w:t>k</w:t>
      </w:r>
      <w:r w:rsidR="00DC2974" w:rsidRPr="003E5F30">
        <w:rPr>
          <w:rFonts w:ascii="Times New Roman" w:hAnsi="Times New Roman"/>
        </w:rPr>
        <w:t>ing experiments and modeling, providing controlled systems for buil</w:t>
      </w:r>
      <w:r w:rsidR="00DC2974" w:rsidRPr="003E5F30">
        <w:rPr>
          <w:rFonts w:ascii="Times New Roman" w:hAnsi="Times New Roman"/>
        </w:rPr>
        <w:t>d</w:t>
      </w:r>
      <w:r w:rsidR="00DC2974" w:rsidRPr="003E5F30">
        <w:rPr>
          <w:rFonts w:ascii="Times New Roman" w:hAnsi="Times New Roman"/>
        </w:rPr>
        <w:t>ing selective and complex functional</w:t>
      </w:r>
      <w:r w:rsidR="00DC2974" w:rsidRPr="003E5F30">
        <w:rPr>
          <w:rFonts w:ascii="Times New Roman" w:hAnsi="Times New Roman"/>
        </w:rPr>
        <w:t>i</w:t>
      </w:r>
      <w:r w:rsidR="00DC2974" w:rsidRPr="003E5F30">
        <w:rPr>
          <w:rFonts w:ascii="Times New Roman" w:hAnsi="Times New Roman"/>
        </w:rPr>
        <w:t xml:space="preserve">ties. </w:t>
      </w:r>
      <w:commentRangeEnd w:id="21"/>
      <w:r w:rsidR="00CD7701">
        <w:rPr>
          <w:rStyle w:val="CommentReference"/>
        </w:rPr>
        <w:commentReference w:id="21"/>
      </w:r>
      <w:r w:rsidR="00A8174F" w:rsidRPr="003E5F30">
        <w:rPr>
          <w:rFonts w:ascii="Times New Roman" w:hAnsi="Times New Roman"/>
        </w:rPr>
        <w:t>The proposed effort will increase catalyst stability by lowering the sol</w:t>
      </w:r>
      <w:r w:rsidR="00A8174F" w:rsidRPr="003E5F30">
        <w:rPr>
          <w:rFonts w:ascii="Times New Roman" w:hAnsi="Times New Roman"/>
        </w:rPr>
        <w:t>u</w:t>
      </w:r>
      <w:r w:rsidR="00A8174F" w:rsidRPr="003E5F30">
        <w:rPr>
          <w:rFonts w:ascii="Times New Roman" w:hAnsi="Times New Roman"/>
        </w:rPr>
        <w:t xml:space="preserve">bility of </w:t>
      </w:r>
      <w:proofErr w:type="spellStart"/>
      <w:r w:rsidR="00A8174F" w:rsidRPr="003E5F30">
        <w:rPr>
          <w:rFonts w:ascii="Times New Roman" w:hAnsi="Times New Roman"/>
        </w:rPr>
        <w:t>Ru</w:t>
      </w:r>
      <w:proofErr w:type="spellEnd"/>
      <w:r w:rsidR="00A8174F" w:rsidRPr="003E5F30">
        <w:rPr>
          <w:rFonts w:ascii="Times New Roman" w:hAnsi="Times New Roman"/>
        </w:rPr>
        <w:t xml:space="preserve"> in acidic media. </w:t>
      </w:r>
      <w:r w:rsidR="00837F75">
        <w:rPr>
          <w:rFonts w:ascii="Times New Roman" w:hAnsi="Times New Roman" w:cs="Times New Roman"/>
        </w:rPr>
        <w:t xml:space="preserve">Our team has extensive experience in </w:t>
      </w:r>
      <w:proofErr w:type="spellStart"/>
      <w:r w:rsidR="00837F75">
        <w:rPr>
          <w:rFonts w:ascii="Times New Roman" w:hAnsi="Times New Roman" w:cs="Times New Roman"/>
        </w:rPr>
        <w:t>Pt-Ru</w:t>
      </w:r>
      <w:proofErr w:type="spellEnd"/>
      <w:r w:rsidR="00837F75">
        <w:rPr>
          <w:rFonts w:ascii="Times New Roman" w:hAnsi="Times New Roman" w:cs="Times New Roman"/>
        </w:rPr>
        <w:t xml:space="preserve"> deposition including wet chemical r</w:t>
      </w:r>
      <w:r w:rsidR="00837F75">
        <w:rPr>
          <w:rFonts w:ascii="Times New Roman" w:hAnsi="Times New Roman" w:cs="Times New Roman"/>
        </w:rPr>
        <w:t>e</w:t>
      </w:r>
      <w:r w:rsidR="00837F75">
        <w:rPr>
          <w:rFonts w:ascii="Times New Roman" w:hAnsi="Times New Roman" w:cs="Times New Roman"/>
        </w:rPr>
        <w:t xml:space="preserve">duction (WCR), </w:t>
      </w:r>
      <w:del w:id="22" w:author="Katherine Hurst" w:date="2015-02-23T23:53:00Z">
        <w:r w:rsidR="00837F75" w:rsidDel="00CD7701">
          <w:rPr>
            <w:rFonts w:ascii="Times New Roman" w:hAnsi="Times New Roman" w:cs="Times New Roman"/>
          </w:rPr>
          <w:delText>atomic layer depos</w:delText>
        </w:r>
        <w:r w:rsidR="00837F75" w:rsidDel="00CD7701">
          <w:rPr>
            <w:rFonts w:ascii="Times New Roman" w:hAnsi="Times New Roman" w:cs="Times New Roman"/>
          </w:rPr>
          <w:delText>i</w:delText>
        </w:r>
        <w:r w:rsidR="00837F75" w:rsidDel="00CD7701">
          <w:rPr>
            <w:rFonts w:ascii="Times New Roman" w:hAnsi="Times New Roman" w:cs="Times New Roman"/>
          </w:rPr>
          <w:delText>tion (</w:delText>
        </w:r>
      </w:del>
      <w:r w:rsidR="00837F75">
        <w:rPr>
          <w:rFonts w:ascii="Times New Roman" w:hAnsi="Times New Roman" w:cs="Times New Roman"/>
        </w:rPr>
        <w:t>ALD</w:t>
      </w:r>
      <w:del w:id="23" w:author="Katherine Hurst" w:date="2015-02-23T23:53:00Z">
        <w:r w:rsidR="00837F75" w:rsidDel="00CD7701">
          <w:rPr>
            <w:rFonts w:ascii="Times New Roman" w:hAnsi="Times New Roman" w:cs="Times New Roman"/>
          </w:rPr>
          <w:delText>)</w:delText>
        </w:r>
      </w:del>
      <w:r w:rsidR="00837F75">
        <w:rPr>
          <w:rFonts w:ascii="Times New Roman" w:hAnsi="Times New Roman" w:cs="Times New Roman"/>
        </w:rPr>
        <w:t>, and sputte</w:t>
      </w:r>
      <w:r w:rsidR="00837F75">
        <w:rPr>
          <w:rFonts w:ascii="Times New Roman" w:hAnsi="Times New Roman" w:cs="Times New Roman"/>
        </w:rPr>
        <w:t>r</w:t>
      </w:r>
      <w:r w:rsidR="00837F75">
        <w:rPr>
          <w:rFonts w:ascii="Times New Roman" w:hAnsi="Times New Roman" w:cs="Times New Roman"/>
        </w:rPr>
        <w:t>ing.</w:t>
      </w:r>
    </w:p>
    <w:p w14:paraId="42A47633" w14:textId="305E6C56" w:rsidR="00AF0F9C" w:rsidRPr="003E5F30" w:rsidRDefault="00373E69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</w:rPr>
        <w:tab/>
      </w:r>
      <w:r w:rsidR="00E128ED" w:rsidRPr="003E5F30">
        <w:rPr>
          <w:rFonts w:ascii="Times New Roman" w:hAnsi="Times New Roman"/>
        </w:rPr>
        <w:t xml:space="preserve">Solid-state electrolytes </w:t>
      </w:r>
      <w:commentRangeStart w:id="24"/>
      <w:r w:rsidR="00E128ED" w:rsidRPr="003E5F30">
        <w:rPr>
          <w:rFonts w:ascii="Times New Roman" w:hAnsi="Times New Roman"/>
        </w:rPr>
        <w:t>appr</w:t>
      </w:r>
      <w:r w:rsidR="00E128ED" w:rsidRPr="003E5F30">
        <w:rPr>
          <w:rFonts w:ascii="Times New Roman" w:hAnsi="Times New Roman"/>
        </w:rPr>
        <w:t>e</w:t>
      </w:r>
      <w:r w:rsidR="00E128ED" w:rsidRPr="003E5F30">
        <w:rPr>
          <w:rFonts w:ascii="Times New Roman" w:hAnsi="Times New Roman"/>
        </w:rPr>
        <w:t>ciably</w:t>
      </w:r>
      <w:commentRangeEnd w:id="24"/>
      <w:r w:rsidR="00790299">
        <w:rPr>
          <w:rStyle w:val="CommentReference"/>
        </w:rPr>
        <w:commentReference w:id="24"/>
      </w:r>
      <w:r w:rsidR="00E128ED" w:rsidRPr="003E5F30">
        <w:rPr>
          <w:rFonts w:ascii="Times New Roman" w:hAnsi="Times New Roman"/>
        </w:rPr>
        <w:t xml:space="preserve"> reduce the complexity of each lithium ion cell, redu</w:t>
      </w:r>
      <w:r w:rsidR="00E128ED" w:rsidRPr="003E5F30">
        <w:rPr>
          <w:rFonts w:ascii="Times New Roman" w:hAnsi="Times New Roman"/>
        </w:rPr>
        <w:t>c</w:t>
      </w:r>
      <w:r w:rsidR="00E128ED" w:rsidRPr="003E5F30">
        <w:rPr>
          <w:rFonts w:ascii="Times New Roman" w:hAnsi="Times New Roman"/>
        </w:rPr>
        <w:t xml:space="preserve">ing both weight and volume.  </w:t>
      </w:r>
      <w:r w:rsidR="00272002">
        <w:rPr>
          <w:rFonts w:ascii="Times New Roman" w:hAnsi="Times New Roman"/>
        </w:rPr>
        <w:t xml:space="preserve">With </w:t>
      </w:r>
      <w:r w:rsidR="00E128ED" w:rsidRPr="003E5F30">
        <w:rPr>
          <w:rFonts w:ascii="Times New Roman" w:hAnsi="Times New Roman"/>
        </w:rPr>
        <w:t>a smaller cell, this volume and weight can be recaptured into increased fuel storage, multiplying the impact of any improvement in ba</w:t>
      </w:r>
      <w:r w:rsidR="00E128ED" w:rsidRPr="003E5F30">
        <w:rPr>
          <w:rFonts w:ascii="Times New Roman" w:hAnsi="Times New Roman"/>
        </w:rPr>
        <w:t>t</w:t>
      </w:r>
      <w:r w:rsidR="00E128ED" w:rsidRPr="003E5F30">
        <w:rPr>
          <w:rFonts w:ascii="Times New Roman" w:hAnsi="Times New Roman"/>
        </w:rPr>
        <w:t xml:space="preserve">tery performance.  An all solid-state battery using solid electrolytes is expected to have </w:t>
      </w:r>
      <w:r w:rsidR="00272002">
        <w:rPr>
          <w:rFonts w:ascii="Times New Roman" w:hAnsi="Times New Roman"/>
        </w:rPr>
        <w:t xml:space="preserve">a </w:t>
      </w:r>
      <w:r w:rsidR="00E128ED" w:rsidRPr="003E5F30">
        <w:rPr>
          <w:rFonts w:ascii="Times New Roman" w:hAnsi="Times New Roman"/>
        </w:rPr>
        <w:t>higher energy density</w:t>
      </w:r>
      <w:ins w:id="25" w:author="Katherine Hurst" w:date="2015-02-23T23:57:00Z">
        <w:r w:rsidR="004C3727">
          <w:rPr>
            <w:rFonts w:ascii="Times New Roman" w:hAnsi="Times New Roman"/>
          </w:rPr>
          <w:t>, reli</w:t>
        </w:r>
        <w:r w:rsidR="004C3727">
          <w:rPr>
            <w:rFonts w:ascii="Times New Roman" w:hAnsi="Times New Roman"/>
          </w:rPr>
          <w:t>a</w:t>
        </w:r>
        <w:r w:rsidR="004C3727">
          <w:rPr>
            <w:rFonts w:ascii="Times New Roman" w:hAnsi="Times New Roman"/>
          </w:rPr>
          <w:t>bility, and reduced safety concerns</w:t>
        </w:r>
      </w:ins>
      <w:r w:rsidR="00E128ED" w:rsidRPr="003E5F30">
        <w:rPr>
          <w:rFonts w:ascii="Times New Roman" w:hAnsi="Times New Roman"/>
        </w:rPr>
        <w:t xml:space="preserve"> </w:t>
      </w:r>
      <w:ins w:id="26" w:author="Katherine Hurst" w:date="2015-02-23T23:57:00Z">
        <w:r w:rsidR="004C3727">
          <w:rPr>
            <w:rFonts w:ascii="Times New Roman" w:hAnsi="Times New Roman"/>
          </w:rPr>
          <w:t xml:space="preserve">compared to </w:t>
        </w:r>
      </w:ins>
      <w:del w:id="27" w:author="Katherine Hurst" w:date="2015-02-23T23:57:00Z">
        <w:r w:rsidR="00E128ED" w:rsidRPr="003E5F30" w:rsidDel="004C3727">
          <w:rPr>
            <w:rFonts w:ascii="Times New Roman" w:hAnsi="Times New Roman"/>
          </w:rPr>
          <w:delText>than</w:delText>
        </w:r>
      </w:del>
      <w:r w:rsidR="00E128ED" w:rsidRPr="003E5F30">
        <w:rPr>
          <w:rFonts w:ascii="Times New Roman" w:hAnsi="Times New Roman"/>
        </w:rPr>
        <w:t xml:space="preserve"> a lithium ion battery using organic liquid ele</w:t>
      </w:r>
      <w:r w:rsidR="00E128ED" w:rsidRPr="003E5F30">
        <w:rPr>
          <w:rFonts w:ascii="Times New Roman" w:hAnsi="Times New Roman"/>
        </w:rPr>
        <w:t>c</w:t>
      </w:r>
      <w:r w:rsidR="00E128ED" w:rsidRPr="003E5F30">
        <w:rPr>
          <w:rFonts w:ascii="Times New Roman" w:hAnsi="Times New Roman"/>
        </w:rPr>
        <w:t>trolytes</w:t>
      </w:r>
      <w:r w:rsidR="00272002">
        <w:rPr>
          <w:rFonts w:ascii="Times New Roman" w:hAnsi="Times New Roman"/>
        </w:rPr>
        <w:t xml:space="preserve">. </w:t>
      </w:r>
      <w:del w:id="28" w:author="Katherine Hurst" w:date="2015-02-23T23:58:00Z">
        <w:r w:rsidR="00272002" w:rsidDel="004C3727">
          <w:rPr>
            <w:rFonts w:ascii="Times New Roman" w:hAnsi="Times New Roman"/>
          </w:rPr>
          <w:delText xml:space="preserve"> </w:delText>
        </w:r>
        <w:r w:rsidR="00DC2974" w:rsidRPr="003E5F30" w:rsidDel="004C3727">
          <w:rPr>
            <w:rFonts w:ascii="Times New Roman" w:hAnsi="Times New Roman"/>
          </w:rPr>
          <w:delText>Furthermore, use of solid-</w:delText>
        </w:r>
        <w:r w:rsidR="00E128ED" w:rsidRPr="003E5F30" w:rsidDel="004C3727">
          <w:rPr>
            <w:rFonts w:ascii="Times New Roman" w:hAnsi="Times New Roman"/>
          </w:rPr>
          <w:delText>state electrolytes will improve the safety and reli</w:delText>
        </w:r>
        <w:r w:rsidR="00E128ED" w:rsidRPr="003E5F30" w:rsidDel="004C3727">
          <w:rPr>
            <w:rFonts w:ascii="Times New Roman" w:hAnsi="Times New Roman"/>
          </w:rPr>
          <w:delText>a</w:delText>
        </w:r>
        <w:r w:rsidR="00E128ED" w:rsidRPr="003E5F30" w:rsidDel="004C3727">
          <w:rPr>
            <w:rFonts w:ascii="Times New Roman" w:hAnsi="Times New Roman"/>
          </w:rPr>
          <w:delText>bility of lith</w:delText>
        </w:r>
        <w:r w:rsidR="00E128ED" w:rsidRPr="003E5F30" w:rsidDel="004C3727">
          <w:rPr>
            <w:rFonts w:ascii="Times New Roman" w:hAnsi="Times New Roman"/>
          </w:rPr>
          <w:delText>i</w:delText>
        </w:r>
        <w:r w:rsidR="00E128ED" w:rsidRPr="003E5F30" w:rsidDel="004C3727">
          <w:rPr>
            <w:rFonts w:ascii="Times New Roman" w:hAnsi="Times New Roman"/>
          </w:rPr>
          <w:delText xml:space="preserve">um secondary batteries. </w:delText>
        </w:r>
      </w:del>
      <w:r w:rsidR="00272002" w:rsidRPr="003E5F3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05C948" wp14:editId="464DDD7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3432810" cy="2715260"/>
                <wp:effectExtent l="0" t="0" r="0" b="0"/>
                <wp:wrapSquare wrapText="bothSides"/>
                <wp:docPr id="10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2810" cy="2715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598BDF" w14:textId="77777777" w:rsidR="00F23BC2" w:rsidRPr="009F2297" w:rsidRDefault="00F23BC2" w:rsidP="00606568">
                            <w:pPr>
                              <w:keepNext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</w:rPr>
                            </w:pPr>
                            <w:r w:rsidRPr="009F2297">
                              <w:rPr>
                                <w:rFonts w:ascii="Times New Roman" w:hAnsi="Times New Roman" w:cs="Times New Roman"/>
                                <w:noProof/>
                                <w:color w:val="000000" w:themeColor="text1"/>
                                <w:sz w:val="28"/>
                              </w:rPr>
                              <w:drawing>
                                <wp:inline distT="0" distB="0" distL="0" distR="0" wp14:anchorId="28245F14" wp14:editId="16603944">
                                  <wp:extent cx="3246120" cy="1999615"/>
                                  <wp:effectExtent l="0" t="0" r="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FIGURE of ASSLB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46120" cy="19996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757DB3B" w14:textId="77777777" w:rsidR="00F23BC2" w:rsidRPr="009F2297" w:rsidRDefault="00F23BC2" w:rsidP="0060656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0"/>
                              </w:rPr>
                            </w:pPr>
                            <w:r w:rsidRPr="009F2297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0"/>
                              </w:rPr>
                              <w:t xml:space="preserve">Figure </w:t>
                            </w:r>
                            <w:r w:rsidRPr="009F2297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0"/>
                              </w:rPr>
                              <w:fldChar w:fldCharType="begin"/>
                            </w:r>
                            <w:r w:rsidRPr="009F2297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0"/>
                              </w:rPr>
                              <w:instrText xml:space="preserve"> SEQ Figure \* ARABIC </w:instrText>
                            </w:r>
                            <w:r w:rsidRPr="009F2297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0"/>
                              </w:rPr>
                              <w:fldChar w:fldCharType="separate"/>
                            </w:r>
                            <w:r w:rsidRPr="009F2297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000000" w:themeColor="text1"/>
                                <w:sz w:val="20"/>
                              </w:rPr>
                              <w:t>4</w:t>
                            </w:r>
                            <w:r w:rsidRPr="009F2297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000000" w:themeColor="text1"/>
                                <w:sz w:val="20"/>
                              </w:rPr>
                              <w:fldChar w:fldCharType="end"/>
                            </w:r>
                            <w:r w:rsidRPr="009F2297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9F2297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0"/>
                              </w:rPr>
                              <w:t>Ragone</w:t>
                            </w:r>
                            <w:proofErr w:type="spellEnd"/>
                            <w:r w:rsidRPr="009F2297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0"/>
                              </w:rPr>
                              <w:t xml:space="preserve"> plot showing the timeline for the expected improvement in all solid-state batteries. </w:t>
                            </w:r>
                            <w:r w:rsidRPr="009F2297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0"/>
                                <w:highlight w:val="yellow"/>
                              </w:rPr>
                              <w:t>Reference?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29" type="#_x0000_t202" style="position:absolute;left:0;text-align:left;margin-left:0;margin-top:0;width:270.3pt;height:213.8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" filled="f" stroked="f">
                <v:textbox inset=",7.2pt,,7.2pt">
                  <w:txbxContent>
                    <w:p w14:paraId="65598BDF" w14:textId="77777777" w:rsidR="00AB5E3C" w:rsidRPr="009F2297" w:rsidRDefault="00AB5E3C" w:rsidP="00606568">
                      <w:pPr>
                        <w:keepNext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</w:rPr>
                      </w:pPr>
                      <w:r w:rsidRPr="009F2297"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28"/>
                        </w:rPr>
                        <w:drawing>
                          <wp:inline distT="0" distB="0" distL="0" distR="0" wp14:anchorId="28245F14" wp14:editId="16603944">
                            <wp:extent cx="3246120" cy="1999615"/>
                            <wp:effectExtent l="0" t="0" r="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FIGURE of ASSLB.pn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46120" cy="19996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757DB3B" w14:textId="77777777" w:rsidR="00AB5E3C" w:rsidRPr="009F2297" w:rsidRDefault="00AB5E3C" w:rsidP="00606568">
                      <w:pPr>
                        <w:pStyle w:val="Caption"/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0"/>
                        </w:rPr>
                      </w:pPr>
                      <w:r w:rsidRPr="009F2297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0"/>
                        </w:rPr>
                        <w:t xml:space="preserve">Figure </w:t>
                      </w:r>
                      <w:r w:rsidRPr="009F2297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0"/>
                        </w:rPr>
                        <w:fldChar w:fldCharType="begin"/>
                      </w:r>
                      <w:r w:rsidRPr="009F2297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0"/>
                        </w:rPr>
                        <w:instrText xml:space="preserve"> SEQ Figure \* ARABIC </w:instrText>
                      </w:r>
                      <w:r w:rsidRPr="009F2297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0"/>
                        </w:rPr>
                        <w:fldChar w:fldCharType="separate"/>
                      </w:r>
                      <w:r w:rsidRPr="009F2297">
                        <w:rPr>
                          <w:rFonts w:ascii="Times New Roman" w:hAnsi="Times New Roman" w:cs="Times New Roman"/>
                          <w:b w:val="0"/>
                          <w:noProof/>
                          <w:color w:val="000000" w:themeColor="text1"/>
                          <w:sz w:val="20"/>
                        </w:rPr>
                        <w:t>4</w:t>
                      </w:r>
                      <w:r w:rsidRPr="009F2297">
                        <w:rPr>
                          <w:rFonts w:ascii="Times New Roman" w:hAnsi="Times New Roman" w:cs="Times New Roman"/>
                          <w:b w:val="0"/>
                          <w:noProof/>
                          <w:color w:val="000000" w:themeColor="text1"/>
                          <w:sz w:val="20"/>
                        </w:rPr>
                        <w:fldChar w:fldCharType="end"/>
                      </w:r>
                      <w:r w:rsidRPr="009F2297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0"/>
                        </w:rPr>
                        <w:t xml:space="preserve"> Ragone plot showing the timeline for the expected improvement in all solid-state batteries. </w:t>
                      </w:r>
                      <w:r w:rsidRPr="009F2297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0"/>
                          <w:highlight w:val="yellow"/>
                        </w:rPr>
                        <w:t>Reference?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E128ED" w:rsidRPr="003E5F30">
        <w:rPr>
          <w:rFonts w:ascii="Times New Roman" w:hAnsi="Times New Roman"/>
        </w:rPr>
        <w:t>All-solid-state batteries can be divided into two types, thin-film-type and bulk-type</w:t>
      </w:r>
      <w:commentRangeStart w:id="29"/>
      <w:r w:rsidR="00E128ED" w:rsidRPr="003E5F30">
        <w:rPr>
          <w:rFonts w:ascii="Times New Roman" w:hAnsi="Times New Roman"/>
        </w:rPr>
        <w:t xml:space="preserve">. For large-scale applications, bulk-type </w:t>
      </w:r>
      <w:r w:rsidR="003B238F" w:rsidRPr="003E5F30">
        <w:rPr>
          <w:rFonts w:ascii="Times New Roman" w:hAnsi="Times New Roman"/>
        </w:rPr>
        <w:t>ASSLBs</w:t>
      </w:r>
      <w:r w:rsidR="00E128ED" w:rsidRPr="003E5F30">
        <w:rPr>
          <w:rFonts w:ascii="Times New Roman" w:hAnsi="Times New Roman"/>
        </w:rPr>
        <w:t xml:space="preserve"> with high loadings of active m</w:t>
      </w:r>
      <w:r w:rsidR="00E128ED" w:rsidRPr="003E5F30">
        <w:rPr>
          <w:rFonts w:ascii="Times New Roman" w:hAnsi="Times New Roman"/>
        </w:rPr>
        <w:t>a</w:t>
      </w:r>
      <w:r w:rsidR="00E128ED" w:rsidRPr="003E5F30">
        <w:rPr>
          <w:rFonts w:ascii="Times New Roman" w:hAnsi="Times New Roman"/>
        </w:rPr>
        <w:t>terial and soli</w:t>
      </w:r>
      <w:r w:rsidR="00DC2974" w:rsidRPr="003E5F30">
        <w:rPr>
          <w:rFonts w:ascii="Times New Roman" w:hAnsi="Times New Roman"/>
        </w:rPr>
        <w:t xml:space="preserve">d electrolyte powders, are well </w:t>
      </w:r>
      <w:r w:rsidR="00E128ED" w:rsidRPr="003E5F30">
        <w:rPr>
          <w:rFonts w:ascii="Times New Roman" w:hAnsi="Times New Roman"/>
        </w:rPr>
        <w:t>suited because of their high energy density. Howe</w:t>
      </w:r>
      <w:r w:rsidR="00E128ED" w:rsidRPr="003E5F30">
        <w:rPr>
          <w:rFonts w:ascii="Times New Roman" w:hAnsi="Times New Roman"/>
        </w:rPr>
        <w:t>v</w:t>
      </w:r>
      <w:r w:rsidR="00E128ED" w:rsidRPr="003E5F30">
        <w:rPr>
          <w:rFonts w:ascii="Times New Roman" w:hAnsi="Times New Roman"/>
        </w:rPr>
        <w:t xml:space="preserve">er, ASSLBs have crucial challenges for practical applications, such as poor rate performance and poor contact between the active material and the electrolyte. </w:t>
      </w:r>
      <w:r w:rsidR="00AB5E3C">
        <w:rPr>
          <w:rFonts w:ascii="Times New Roman" w:hAnsi="Times New Roman"/>
        </w:rPr>
        <w:t xml:space="preserve"> </w:t>
      </w:r>
      <w:commentRangeEnd w:id="29"/>
      <w:r w:rsidR="00F94451">
        <w:rPr>
          <w:rStyle w:val="CommentReference"/>
        </w:rPr>
        <w:commentReference w:id="29"/>
      </w:r>
      <w:r w:rsidR="00AB5E3C">
        <w:rPr>
          <w:rFonts w:ascii="Times New Roman" w:hAnsi="Times New Roman"/>
        </w:rPr>
        <w:t>S</w:t>
      </w:r>
      <w:r w:rsidR="00E128ED" w:rsidRPr="003E5F30">
        <w:rPr>
          <w:rFonts w:ascii="Times New Roman" w:hAnsi="Times New Roman"/>
        </w:rPr>
        <w:t>ulfide type electrolytes were d</w:t>
      </w:r>
      <w:r w:rsidR="00E128ED" w:rsidRPr="003E5F30">
        <w:rPr>
          <w:rFonts w:ascii="Times New Roman" w:hAnsi="Times New Roman"/>
        </w:rPr>
        <w:t>e</w:t>
      </w:r>
      <w:r w:rsidR="00E128ED" w:rsidRPr="003E5F30">
        <w:rPr>
          <w:rFonts w:ascii="Times New Roman" w:hAnsi="Times New Roman"/>
        </w:rPr>
        <w:t>veloped</w:t>
      </w:r>
      <w:r w:rsidR="00AB5E3C">
        <w:rPr>
          <w:rFonts w:ascii="Times New Roman" w:hAnsi="Times New Roman"/>
        </w:rPr>
        <w:t xml:space="preserve"> to i</w:t>
      </w:r>
      <w:r w:rsidR="00AB5E3C">
        <w:rPr>
          <w:rFonts w:ascii="Times New Roman" w:hAnsi="Times New Roman"/>
        </w:rPr>
        <w:t>m</w:t>
      </w:r>
      <w:r w:rsidR="00AB5E3C">
        <w:rPr>
          <w:rFonts w:ascii="Times New Roman" w:hAnsi="Times New Roman"/>
        </w:rPr>
        <w:t xml:space="preserve">prove conductivity over earlier solid electrolytes, </w:t>
      </w:r>
      <w:r w:rsidR="00636EFA">
        <w:rPr>
          <w:rFonts w:ascii="Times New Roman" w:hAnsi="Times New Roman"/>
        </w:rPr>
        <w:t>e.g.</w:t>
      </w:r>
      <w:r w:rsidR="00AB5E3C">
        <w:rPr>
          <w:rFonts w:ascii="Times New Roman" w:hAnsi="Times New Roman"/>
        </w:rPr>
        <w:t xml:space="preserve"> </w:t>
      </w:r>
      <w:proofErr w:type="spellStart"/>
      <w:r w:rsidR="00AB5E3C">
        <w:rPr>
          <w:rFonts w:ascii="Times New Roman" w:hAnsi="Times New Roman"/>
        </w:rPr>
        <w:t>LiPON</w:t>
      </w:r>
      <w:proofErr w:type="spellEnd"/>
      <w:r w:rsidR="00E128ED" w:rsidRPr="003E5F30">
        <w:rPr>
          <w:rFonts w:ascii="Times New Roman" w:hAnsi="Times New Roman"/>
        </w:rPr>
        <w:t xml:space="preserve">. </w:t>
      </w:r>
      <w:commentRangeStart w:id="30"/>
      <w:r w:rsidR="00E128ED" w:rsidRPr="003E5F30">
        <w:rPr>
          <w:rFonts w:ascii="Times New Roman" w:hAnsi="Times New Roman"/>
        </w:rPr>
        <w:t>Li</w:t>
      </w:r>
      <w:r w:rsidR="00E128ED" w:rsidRPr="003E5F30">
        <w:rPr>
          <w:rFonts w:ascii="Times New Roman" w:hAnsi="Times New Roman"/>
          <w:vertAlign w:val="subscript"/>
        </w:rPr>
        <w:t>2</w:t>
      </w:r>
      <w:r w:rsidR="00E128ED" w:rsidRPr="003E5F30">
        <w:rPr>
          <w:rFonts w:ascii="Times New Roman" w:hAnsi="Times New Roman"/>
        </w:rPr>
        <w:t>S–P</w:t>
      </w:r>
      <w:r w:rsidR="00E128ED" w:rsidRPr="003E5F30">
        <w:rPr>
          <w:rFonts w:ascii="Times New Roman" w:hAnsi="Times New Roman"/>
          <w:vertAlign w:val="subscript"/>
        </w:rPr>
        <w:t>2</w:t>
      </w:r>
      <w:r w:rsidR="00E128ED" w:rsidRPr="003E5F30">
        <w:rPr>
          <w:rFonts w:ascii="Times New Roman" w:hAnsi="Times New Roman"/>
        </w:rPr>
        <w:t>S</w:t>
      </w:r>
      <w:r w:rsidR="00E128ED" w:rsidRPr="003E5F30">
        <w:rPr>
          <w:rFonts w:ascii="Times New Roman" w:hAnsi="Times New Roman"/>
          <w:vertAlign w:val="subscript"/>
        </w:rPr>
        <w:t>5</w:t>
      </w:r>
      <w:r w:rsidR="00E128ED" w:rsidRPr="003E5F30">
        <w:rPr>
          <w:rFonts w:ascii="Times New Roman" w:hAnsi="Times New Roman"/>
        </w:rPr>
        <w:t xml:space="preserve"> and Li</w:t>
      </w:r>
      <w:r w:rsidR="00E128ED" w:rsidRPr="003E5F30">
        <w:rPr>
          <w:rFonts w:ascii="Times New Roman" w:hAnsi="Times New Roman"/>
          <w:vertAlign w:val="subscript"/>
        </w:rPr>
        <w:t>2</w:t>
      </w:r>
      <w:r w:rsidR="00E128ED" w:rsidRPr="003E5F30">
        <w:rPr>
          <w:rFonts w:ascii="Times New Roman" w:hAnsi="Times New Roman"/>
        </w:rPr>
        <w:t>S–P</w:t>
      </w:r>
      <w:r w:rsidR="00E128ED" w:rsidRPr="003E5F30">
        <w:rPr>
          <w:rFonts w:ascii="Times New Roman" w:hAnsi="Times New Roman"/>
          <w:vertAlign w:val="subscript"/>
        </w:rPr>
        <w:t>2</w:t>
      </w:r>
      <w:r w:rsidR="00E128ED" w:rsidRPr="003E5F30">
        <w:rPr>
          <w:rFonts w:ascii="Times New Roman" w:hAnsi="Times New Roman"/>
        </w:rPr>
        <w:t>S</w:t>
      </w:r>
      <w:r w:rsidR="00E128ED" w:rsidRPr="003E5F30">
        <w:rPr>
          <w:rFonts w:ascii="Times New Roman" w:hAnsi="Times New Roman"/>
          <w:vertAlign w:val="subscript"/>
        </w:rPr>
        <w:t>5</w:t>
      </w:r>
      <w:r w:rsidR="00E128ED" w:rsidRPr="003E5F30">
        <w:rPr>
          <w:rFonts w:ascii="Times New Roman" w:hAnsi="Times New Roman"/>
        </w:rPr>
        <w:t>–GeS</w:t>
      </w:r>
      <w:r w:rsidR="00E128ED" w:rsidRPr="003E5F30">
        <w:rPr>
          <w:rFonts w:ascii="Times New Roman" w:hAnsi="Times New Roman"/>
          <w:vertAlign w:val="subscript"/>
        </w:rPr>
        <w:t>2</w:t>
      </w:r>
      <w:r w:rsidR="00E128ED" w:rsidRPr="003E5F30">
        <w:rPr>
          <w:rFonts w:ascii="Times New Roman" w:hAnsi="Times New Roman"/>
        </w:rPr>
        <w:t xml:space="preserve"> systems offer ion conductivity from 10</w:t>
      </w:r>
      <w:r w:rsidR="00E128ED" w:rsidRPr="003E5F30">
        <w:rPr>
          <w:rFonts w:ascii="Times New Roman" w:hAnsi="Times New Roman"/>
          <w:vertAlign w:val="superscript"/>
        </w:rPr>
        <w:t>-3</w:t>
      </w:r>
      <w:r w:rsidR="00E128ED" w:rsidRPr="003E5F30">
        <w:rPr>
          <w:rFonts w:ascii="Times New Roman" w:hAnsi="Times New Roman"/>
        </w:rPr>
        <w:t xml:space="preserve"> to 10</w:t>
      </w:r>
      <w:r w:rsidR="00E128ED" w:rsidRPr="003E5F30">
        <w:rPr>
          <w:rFonts w:ascii="Times New Roman" w:hAnsi="Times New Roman"/>
          <w:vertAlign w:val="superscript"/>
        </w:rPr>
        <w:t>-2</w:t>
      </w:r>
      <w:r w:rsidR="00E128ED" w:rsidRPr="003E5F30">
        <w:rPr>
          <w:rFonts w:ascii="Times New Roman" w:hAnsi="Times New Roman"/>
        </w:rPr>
        <w:t xml:space="preserve"> S</w:t>
      </w:r>
      <w:r w:rsidR="00AB5E3C">
        <w:rPr>
          <w:rFonts w:ascii="Times New Roman" w:hAnsi="Times New Roman"/>
          <w:color w:val="000000"/>
        </w:rPr>
        <w:t>/</w:t>
      </w:r>
      <w:r w:rsidR="00E128ED" w:rsidRPr="003E5F30">
        <w:rPr>
          <w:rFonts w:ascii="Times New Roman" w:hAnsi="Times New Roman"/>
        </w:rPr>
        <w:t>cm at room temperature, similar to liquid ele</w:t>
      </w:r>
      <w:r w:rsidR="00E128ED" w:rsidRPr="003E5F30">
        <w:rPr>
          <w:rFonts w:ascii="Times New Roman" w:hAnsi="Times New Roman"/>
        </w:rPr>
        <w:t>c</w:t>
      </w:r>
      <w:r w:rsidR="00E128ED" w:rsidRPr="003E5F30">
        <w:rPr>
          <w:rFonts w:ascii="Times New Roman" w:hAnsi="Times New Roman"/>
        </w:rPr>
        <w:t>trolytes; and have a high</w:t>
      </w:r>
      <w:r w:rsidR="00AB5E3C">
        <w:rPr>
          <w:rFonts w:ascii="Times New Roman" w:hAnsi="Times New Roman"/>
        </w:rPr>
        <w:t>, 5 V</w:t>
      </w:r>
      <w:r w:rsidR="00E128ED" w:rsidRPr="003E5F30">
        <w:rPr>
          <w:rFonts w:ascii="Times New Roman" w:hAnsi="Times New Roman"/>
        </w:rPr>
        <w:t xml:space="preserve"> decomposition potential. </w:t>
      </w:r>
      <w:r w:rsidR="003B238F" w:rsidRPr="003E5F30">
        <w:rPr>
          <w:rFonts w:ascii="Times New Roman" w:hAnsi="Times New Roman"/>
        </w:rPr>
        <w:t xml:space="preserve"> </w:t>
      </w:r>
      <w:commentRangeEnd w:id="30"/>
      <w:r w:rsidR="00837F75">
        <w:rPr>
          <w:rStyle w:val="CommentReference"/>
        </w:rPr>
        <w:commentReference w:id="30"/>
      </w:r>
      <w:r w:rsidR="00E128ED" w:rsidRPr="003E5F30">
        <w:rPr>
          <w:rFonts w:ascii="Times New Roman" w:hAnsi="Times New Roman"/>
        </w:rPr>
        <w:t xml:space="preserve">With these electrolytes, the maximum resistance is observed at the cathode/sulfide electrolyte interfaces. </w:t>
      </w:r>
      <w:r w:rsidR="00AB5E3C">
        <w:rPr>
          <w:rFonts w:ascii="Times New Roman" w:hAnsi="Times New Roman"/>
        </w:rPr>
        <w:t xml:space="preserve"> </w:t>
      </w:r>
      <w:commentRangeStart w:id="31"/>
      <w:r w:rsidR="00AB5E3C">
        <w:rPr>
          <w:rFonts w:ascii="Times New Roman" w:hAnsi="Times New Roman"/>
        </w:rPr>
        <w:t>We will use SEM, TEM, and cyclic voltammetry to u</w:t>
      </w:r>
      <w:r w:rsidR="00E128ED" w:rsidRPr="003E5F30">
        <w:rPr>
          <w:rFonts w:ascii="Times New Roman" w:hAnsi="Times New Roman"/>
        </w:rPr>
        <w:t>nderstand the cat</w:t>
      </w:r>
      <w:r w:rsidR="00E128ED" w:rsidRPr="003E5F30">
        <w:rPr>
          <w:rFonts w:ascii="Times New Roman" w:hAnsi="Times New Roman"/>
        </w:rPr>
        <w:t>h</w:t>
      </w:r>
      <w:r w:rsidR="00E128ED" w:rsidRPr="003E5F30">
        <w:rPr>
          <w:rFonts w:ascii="Times New Roman" w:hAnsi="Times New Roman"/>
        </w:rPr>
        <w:t>ode/electrolyte interface</w:t>
      </w:r>
      <w:r w:rsidR="00AB5E3C">
        <w:rPr>
          <w:rFonts w:ascii="Times New Roman" w:hAnsi="Times New Roman"/>
        </w:rPr>
        <w:t>, which</w:t>
      </w:r>
      <w:r w:rsidR="00E128ED" w:rsidRPr="003E5F30">
        <w:rPr>
          <w:rFonts w:ascii="Times New Roman" w:hAnsi="Times New Roman"/>
        </w:rPr>
        <w:t xml:space="preserve"> has </w:t>
      </w:r>
      <w:r w:rsidR="00AB5E3C">
        <w:rPr>
          <w:rFonts w:ascii="Times New Roman" w:hAnsi="Times New Roman"/>
        </w:rPr>
        <w:t xml:space="preserve">been identified as </w:t>
      </w:r>
      <w:r w:rsidR="00E128ED" w:rsidRPr="003E5F30">
        <w:rPr>
          <w:rFonts w:ascii="Times New Roman" w:hAnsi="Times New Roman"/>
        </w:rPr>
        <w:t>an issue of the greatest i</w:t>
      </w:r>
      <w:r w:rsidR="00E128ED" w:rsidRPr="003E5F30">
        <w:rPr>
          <w:rFonts w:ascii="Times New Roman" w:hAnsi="Times New Roman"/>
        </w:rPr>
        <w:t>m</w:t>
      </w:r>
      <w:r w:rsidR="00E128ED" w:rsidRPr="003E5F30">
        <w:rPr>
          <w:rFonts w:ascii="Times New Roman" w:hAnsi="Times New Roman"/>
        </w:rPr>
        <w:t>portance for the improvement in ASSLBs</w:t>
      </w:r>
      <w:r w:rsidR="00AB5E3C">
        <w:rPr>
          <w:rFonts w:ascii="Times New Roman" w:hAnsi="Times New Roman"/>
        </w:rPr>
        <w:t>.</w:t>
      </w:r>
      <w:commentRangeEnd w:id="31"/>
      <w:r w:rsidR="00F94451">
        <w:rPr>
          <w:rStyle w:val="CommentReference"/>
        </w:rPr>
        <w:commentReference w:id="31"/>
      </w:r>
    </w:p>
    <w:p w14:paraId="37CBB65D" w14:textId="3C73F304" w:rsidR="007C4394" w:rsidRPr="003E5F30" w:rsidRDefault="007C4394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</w:rPr>
        <w:tab/>
      </w:r>
      <w:r w:rsidRPr="003E5F30">
        <w:rPr>
          <w:rFonts w:ascii="Times New Roman" w:hAnsi="Times New Roman"/>
          <w:highlight w:val="yellow"/>
        </w:rPr>
        <w:t>Solid</w:t>
      </w:r>
      <w:r w:rsidR="00D37506" w:rsidRPr="003E5F30">
        <w:rPr>
          <w:rFonts w:ascii="Times New Roman" w:hAnsi="Times New Roman"/>
          <w:highlight w:val="yellow"/>
        </w:rPr>
        <w:t>-</w:t>
      </w:r>
      <w:r w:rsidRPr="003E5F30">
        <w:rPr>
          <w:rFonts w:ascii="Times New Roman" w:hAnsi="Times New Roman"/>
          <w:highlight w:val="yellow"/>
        </w:rPr>
        <w:t>state batteries hold the promise to lower the parasitic losses that result from the ba</w:t>
      </w:r>
      <w:r w:rsidRPr="003E5F30">
        <w:rPr>
          <w:rFonts w:ascii="Times New Roman" w:hAnsi="Times New Roman"/>
          <w:highlight w:val="yellow"/>
        </w:rPr>
        <w:t>l</w:t>
      </w:r>
      <w:r w:rsidRPr="003E5F30">
        <w:rPr>
          <w:rFonts w:ascii="Times New Roman" w:hAnsi="Times New Roman"/>
          <w:highlight w:val="yellow"/>
        </w:rPr>
        <w:t>ance-of-plant structures in existing Li-ion chemistries by reducing each cell from current colle</w:t>
      </w:r>
      <w:r w:rsidRPr="003E5F30">
        <w:rPr>
          <w:rFonts w:ascii="Times New Roman" w:hAnsi="Times New Roman"/>
          <w:highlight w:val="yellow"/>
        </w:rPr>
        <w:t>c</w:t>
      </w:r>
      <w:r w:rsidRPr="003E5F30">
        <w:rPr>
          <w:rFonts w:ascii="Times New Roman" w:hAnsi="Times New Roman"/>
          <w:highlight w:val="yellow"/>
        </w:rPr>
        <w:t xml:space="preserve">tors, separators, lithium salt, electrolyte, anode, and cathode to current collectors, anode, cathode, and electrolyte. </w:t>
      </w:r>
      <w:r w:rsidR="004E0957" w:rsidRPr="003E5F30">
        <w:rPr>
          <w:rFonts w:ascii="Times New Roman" w:hAnsi="Times New Roman"/>
          <w:highlight w:val="yellow"/>
        </w:rPr>
        <w:t>Reducing the mass of balance-of-plant structures by 50%</w:t>
      </w:r>
      <w:r w:rsidRPr="003E5F30">
        <w:rPr>
          <w:rFonts w:ascii="Times New Roman" w:hAnsi="Times New Roman"/>
          <w:highlight w:val="yellow"/>
        </w:rPr>
        <w:t xml:space="preserve"> would increase the c</w:t>
      </w:r>
      <w:r w:rsidRPr="003E5F30">
        <w:rPr>
          <w:rFonts w:ascii="Times New Roman" w:hAnsi="Times New Roman"/>
          <w:highlight w:val="yellow"/>
        </w:rPr>
        <w:t>a</w:t>
      </w:r>
      <w:r w:rsidRPr="003E5F30">
        <w:rPr>
          <w:rFonts w:ascii="Times New Roman" w:hAnsi="Times New Roman"/>
          <w:highlight w:val="yellow"/>
        </w:rPr>
        <w:t>pacity of existing graphite/LiCoO2 batteries by 15%.</w:t>
      </w:r>
      <w:r w:rsidR="004E0957" w:rsidRPr="003E5F30">
        <w:rPr>
          <w:rFonts w:ascii="Times New Roman" w:hAnsi="Times New Roman"/>
          <w:highlight w:val="yellow"/>
        </w:rPr>
        <w:t xml:space="preserve"> </w:t>
      </w:r>
      <w:r w:rsidRPr="003E5F30">
        <w:rPr>
          <w:rFonts w:ascii="Times New Roman" w:hAnsi="Times New Roman"/>
          <w:highlight w:val="yellow"/>
        </w:rPr>
        <w:t xml:space="preserve">Absent electrolyte breakdown concerns, high voltage </w:t>
      </w:r>
      <w:proofErr w:type="spellStart"/>
      <w:r w:rsidRPr="003E5F30">
        <w:rPr>
          <w:rFonts w:ascii="Times New Roman" w:hAnsi="Times New Roman"/>
          <w:highlight w:val="yellow"/>
        </w:rPr>
        <w:t>spinels</w:t>
      </w:r>
      <w:proofErr w:type="spellEnd"/>
      <w:r w:rsidRPr="003E5F30">
        <w:rPr>
          <w:rFonts w:ascii="Times New Roman" w:hAnsi="Times New Roman"/>
          <w:highlight w:val="yellow"/>
        </w:rPr>
        <w:t xml:space="preserve"> would </w:t>
      </w:r>
      <w:r w:rsidR="004E0957" w:rsidRPr="003E5F30">
        <w:rPr>
          <w:rFonts w:ascii="Times New Roman" w:hAnsi="Times New Roman"/>
          <w:highlight w:val="yellow"/>
        </w:rPr>
        <w:t>lead to a 20% increase, without requiring discovery of new electrode compounds.</w:t>
      </w:r>
      <w:r w:rsidR="00D37506" w:rsidRPr="003E5F30">
        <w:rPr>
          <w:rFonts w:ascii="Times New Roman" w:hAnsi="Times New Roman"/>
          <w:highlight w:val="yellow"/>
        </w:rPr>
        <w:t xml:space="preserve"> More/less/</w:t>
      </w:r>
      <w:commentRangeStart w:id="32"/>
      <w:r w:rsidR="00D37506" w:rsidRPr="003E5F30">
        <w:rPr>
          <w:rFonts w:ascii="Times New Roman" w:hAnsi="Times New Roman"/>
          <w:highlight w:val="yellow"/>
        </w:rPr>
        <w:t>change</w:t>
      </w:r>
      <w:commentRangeEnd w:id="32"/>
      <w:r w:rsidR="00F94451">
        <w:rPr>
          <w:rStyle w:val="CommentReference"/>
        </w:rPr>
        <w:commentReference w:id="32"/>
      </w:r>
      <w:r w:rsidR="00D37506" w:rsidRPr="003E5F30">
        <w:rPr>
          <w:rFonts w:ascii="Times New Roman" w:hAnsi="Times New Roman"/>
          <w:highlight w:val="yellow"/>
        </w:rPr>
        <w:t>?</w:t>
      </w:r>
    </w:p>
    <w:p w14:paraId="3C3ACD56" w14:textId="17EFA118" w:rsidR="000314A9" w:rsidRPr="003E5F30" w:rsidRDefault="004E0957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</w:rPr>
        <w:tab/>
      </w:r>
      <w:commentRangeStart w:id="33"/>
      <w:r w:rsidR="004A5317" w:rsidRPr="003E5F30">
        <w:rPr>
          <w:rFonts w:ascii="Times New Roman" w:hAnsi="Times New Roman"/>
        </w:rPr>
        <w:t xml:space="preserve">Compared to other fuel cell options, </w:t>
      </w:r>
      <w:r w:rsidR="00D37506" w:rsidRPr="003E5F30">
        <w:rPr>
          <w:rFonts w:ascii="Times New Roman" w:hAnsi="Times New Roman"/>
        </w:rPr>
        <w:t>DMFCs</w:t>
      </w:r>
      <w:r w:rsidRPr="003E5F30">
        <w:rPr>
          <w:rFonts w:ascii="Times New Roman" w:hAnsi="Times New Roman"/>
        </w:rPr>
        <w:t xml:space="preserve"> combine the use of high energy density fuels typical of high temperature solid oxide and phosphoric acid fuel cells with the low opera</w:t>
      </w:r>
      <w:r w:rsidRPr="003E5F30">
        <w:rPr>
          <w:rFonts w:ascii="Times New Roman" w:hAnsi="Times New Roman"/>
        </w:rPr>
        <w:t>t</w:t>
      </w:r>
      <w:r w:rsidRPr="003E5F30">
        <w:rPr>
          <w:rFonts w:ascii="Times New Roman" w:hAnsi="Times New Roman"/>
        </w:rPr>
        <w:t>ing temper</w:t>
      </w:r>
      <w:r w:rsidR="002D64B1" w:rsidRPr="003E5F30">
        <w:rPr>
          <w:rFonts w:ascii="Times New Roman" w:hAnsi="Times New Roman"/>
        </w:rPr>
        <w:t xml:space="preserve">ature of hydrogen fuel cells.  </w:t>
      </w:r>
      <w:r w:rsidR="00AB5E3C">
        <w:rPr>
          <w:rFonts w:ascii="Times New Roman" w:hAnsi="Times New Roman"/>
        </w:rPr>
        <w:t>C</w:t>
      </w:r>
      <w:r w:rsidR="002D64B1" w:rsidRPr="003E5F30">
        <w:rPr>
          <w:rFonts w:ascii="Times New Roman" w:hAnsi="Times New Roman"/>
        </w:rPr>
        <w:t>ommercial attempt</w:t>
      </w:r>
      <w:r w:rsidR="00AB5E3C">
        <w:rPr>
          <w:rFonts w:ascii="Times New Roman" w:hAnsi="Times New Roman"/>
        </w:rPr>
        <w:t>s</w:t>
      </w:r>
      <w:r w:rsidRPr="003E5F30">
        <w:rPr>
          <w:rFonts w:ascii="Times New Roman" w:hAnsi="Times New Roman"/>
        </w:rPr>
        <w:t xml:space="preserve"> at solid oxide fuel cells for port</w:t>
      </w:r>
      <w:r w:rsidRPr="003E5F30">
        <w:rPr>
          <w:rFonts w:ascii="Times New Roman" w:hAnsi="Times New Roman"/>
        </w:rPr>
        <w:t>a</w:t>
      </w:r>
      <w:r w:rsidRPr="003E5F30">
        <w:rPr>
          <w:rFonts w:ascii="Times New Roman" w:hAnsi="Times New Roman"/>
        </w:rPr>
        <w:t xml:space="preserve">ble applications </w:t>
      </w:r>
      <w:r w:rsidR="002D64B1" w:rsidRPr="003E5F30">
        <w:rPr>
          <w:rFonts w:ascii="Times New Roman" w:hAnsi="Times New Roman"/>
        </w:rPr>
        <w:t>w</w:t>
      </w:r>
      <w:r w:rsidR="00AB5E3C">
        <w:rPr>
          <w:rFonts w:ascii="Times New Roman" w:hAnsi="Times New Roman"/>
        </w:rPr>
        <w:t>ere</w:t>
      </w:r>
      <w:r w:rsidRPr="003E5F30">
        <w:rPr>
          <w:rFonts w:ascii="Times New Roman" w:hAnsi="Times New Roman"/>
        </w:rPr>
        <w:t xml:space="preserve"> able to lower </w:t>
      </w:r>
      <w:r w:rsidR="006808F3" w:rsidRPr="003E5F30">
        <w:rPr>
          <w:rFonts w:ascii="Times New Roman" w:hAnsi="Times New Roman"/>
        </w:rPr>
        <w:t xml:space="preserve">radiant </w:t>
      </w:r>
      <w:r w:rsidRPr="003E5F30">
        <w:rPr>
          <w:rFonts w:ascii="Times New Roman" w:hAnsi="Times New Roman"/>
        </w:rPr>
        <w:t>losses by nearly two orders of magnitude</w:t>
      </w:r>
      <w:r w:rsidR="00AB5E3C">
        <w:rPr>
          <w:rFonts w:ascii="Times New Roman" w:hAnsi="Times New Roman"/>
        </w:rPr>
        <w:t>, but a</w:t>
      </w:r>
      <w:r w:rsidRPr="003E5F30">
        <w:rPr>
          <w:rFonts w:ascii="Times New Roman" w:hAnsi="Times New Roman"/>
        </w:rPr>
        <w:t xml:space="preserve">bsent cogeneration, </w:t>
      </w:r>
      <w:r w:rsidR="00AB5E3C">
        <w:rPr>
          <w:rFonts w:ascii="Times New Roman" w:hAnsi="Times New Roman"/>
        </w:rPr>
        <w:t xml:space="preserve">these </w:t>
      </w:r>
      <w:r w:rsidRPr="003E5F30">
        <w:rPr>
          <w:rFonts w:ascii="Times New Roman" w:hAnsi="Times New Roman"/>
        </w:rPr>
        <w:t xml:space="preserve">losses </w:t>
      </w:r>
      <w:r w:rsidR="00D37506" w:rsidRPr="003E5F30">
        <w:rPr>
          <w:rFonts w:ascii="Times New Roman" w:hAnsi="Times New Roman"/>
        </w:rPr>
        <w:t xml:space="preserve">still </w:t>
      </w:r>
      <w:r w:rsidRPr="003E5F30">
        <w:rPr>
          <w:rFonts w:ascii="Times New Roman" w:hAnsi="Times New Roman"/>
        </w:rPr>
        <w:t xml:space="preserve">accounted for ~50% of the energy generated by this </w:t>
      </w:r>
      <w:r w:rsidR="002D64B1" w:rsidRPr="003E5F30">
        <w:rPr>
          <w:rFonts w:ascii="Times New Roman" w:hAnsi="Times New Roman"/>
        </w:rPr>
        <w:t>system</w:t>
      </w:r>
      <w:r w:rsidRPr="003E5F30">
        <w:rPr>
          <w:rFonts w:ascii="Times New Roman" w:hAnsi="Times New Roman"/>
        </w:rPr>
        <w:t>. Fu</w:t>
      </w:r>
      <w:r w:rsidRPr="003E5F30">
        <w:rPr>
          <w:rFonts w:ascii="Times New Roman" w:hAnsi="Times New Roman"/>
        </w:rPr>
        <w:t>r</w:t>
      </w:r>
      <w:r w:rsidRPr="003E5F30">
        <w:rPr>
          <w:rFonts w:ascii="Times New Roman" w:hAnsi="Times New Roman"/>
        </w:rPr>
        <w:t>thermore, thermal cycling of these high temperature fuel cells and the highly corrosive electr</w:t>
      </w:r>
      <w:r w:rsidRPr="003E5F30">
        <w:rPr>
          <w:rFonts w:ascii="Times New Roman" w:hAnsi="Times New Roman"/>
        </w:rPr>
        <w:t>o</w:t>
      </w:r>
      <w:r w:rsidRPr="003E5F30">
        <w:rPr>
          <w:rFonts w:ascii="Times New Roman" w:hAnsi="Times New Roman"/>
        </w:rPr>
        <w:t xml:space="preserve">lyte of phosphoric acid fuel cells severely limit </w:t>
      </w:r>
      <w:r w:rsidR="000314A9" w:rsidRPr="003E5F30">
        <w:rPr>
          <w:rFonts w:ascii="Times New Roman" w:hAnsi="Times New Roman"/>
        </w:rPr>
        <w:t>longevity in the highly cyclical nature of portable energy generation.</w:t>
      </w:r>
      <w:r w:rsidR="004A5317" w:rsidRPr="003E5F30">
        <w:rPr>
          <w:rFonts w:ascii="Times New Roman" w:hAnsi="Times New Roman"/>
        </w:rPr>
        <w:t xml:space="preserve"> </w:t>
      </w:r>
      <w:r w:rsidR="00613505">
        <w:rPr>
          <w:rFonts w:ascii="Times New Roman" w:hAnsi="Times New Roman"/>
        </w:rPr>
        <w:t>Compared to hydrogen fuel cells, methanol</w:t>
      </w:r>
      <w:r w:rsidR="00177558" w:rsidRPr="003E5F30">
        <w:rPr>
          <w:rFonts w:ascii="Times New Roman" w:hAnsi="Times New Roman"/>
        </w:rPr>
        <w:t xml:space="preserve"> has ten times</w:t>
      </w:r>
      <w:r w:rsidR="000314A9" w:rsidRPr="003E5F30">
        <w:rPr>
          <w:rFonts w:ascii="Times New Roman" w:hAnsi="Times New Roman"/>
        </w:rPr>
        <w:t xml:space="preserve"> </w:t>
      </w:r>
      <w:r w:rsidR="00177558" w:rsidRPr="003E5F30">
        <w:rPr>
          <w:rFonts w:ascii="Times New Roman" w:hAnsi="Times New Roman"/>
        </w:rPr>
        <w:t xml:space="preserve">(two times) the </w:t>
      </w:r>
      <w:r w:rsidR="00177558" w:rsidRPr="003E5F30">
        <w:rPr>
          <w:rFonts w:ascii="Times New Roman" w:hAnsi="Times New Roman"/>
        </w:rPr>
        <w:lastRenderedPageBreak/>
        <w:t>gravimetric (volumetric) energy density of hydrogen</w:t>
      </w:r>
      <w:r w:rsidR="000314A9" w:rsidRPr="003E5F30">
        <w:rPr>
          <w:rFonts w:ascii="Times New Roman" w:hAnsi="Times New Roman"/>
        </w:rPr>
        <w:t>, and, because it is liquid at room temper</w:t>
      </w:r>
      <w:r w:rsidR="000314A9" w:rsidRPr="003E5F30">
        <w:rPr>
          <w:rFonts w:ascii="Times New Roman" w:hAnsi="Times New Roman"/>
        </w:rPr>
        <w:t>a</w:t>
      </w:r>
      <w:r w:rsidR="000314A9" w:rsidRPr="003E5F30">
        <w:rPr>
          <w:rFonts w:ascii="Times New Roman" w:hAnsi="Times New Roman"/>
        </w:rPr>
        <w:t>ture, greatly simplifies both handling and distribution.</w:t>
      </w:r>
      <w:commentRangeEnd w:id="33"/>
      <w:r w:rsidR="00F94451">
        <w:rPr>
          <w:rStyle w:val="CommentReference"/>
        </w:rPr>
        <w:commentReference w:id="33"/>
      </w:r>
    </w:p>
    <w:p w14:paraId="604F1DFE" w14:textId="451D8770" w:rsidR="00DE465D" w:rsidRPr="003E5F30" w:rsidRDefault="00373E69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</w:rPr>
        <w:tab/>
        <w:t xml:space="preserve">Several technical performance </w:t>
      </w:r>
      <w:r w:rsidR="006808F3" w:rsidRPr="003E5F30">
        <w:rPr>
          <w:rFonts w:ascii="Times New Roman" w:hAnsi="Times New Roman"/>
        </w:rPr>
        <w:t xml:space="preserve">and cost </w:t>
      </w:r>
      <w:r w:rsidRPr="003E5F30">
        <w:rPr>
          <w:rFonts w:ascii="Times New Roman" w:hAnsi="Times New Roman"/>
        </w:rPr>
        <w:t xml:space="preserve">targets are </w:t>
      </w:r>
      <w:r w:rsidR="003B20D2" w:rsidRPr="003E5F30">
        <w:rPr>
          <w:rFonts w:ascii="Times New Roman" w:hAnsi="Times New Roman"/>
        </w:rPr>
        <w:t xml:space="preserve">necessary to </w:t>
      </w:r>
      <w:r w:rsidR="006808F3" w:rsidRPr="003E5F30">
        <w:rPr>
          <w:rFonts w:ascii="Times New Roman" w:hAnsi="Times New Roman"/>
        </w:rPr>
        <w:t xml:space="preserve">affect </w:t>
      </w:r>
      <w:r w:rsidR="003B20D2" w:rsidRPr="003E5F30">
        <w:rPr>
          <w:rFonts w:ascii="Times New Roman" w:hAnsi="Times New Roman"/>
        </w:rPr>
        <w:t>a disruptive tec</w:t>
      </w:r>
      <w:r w:rsidR="003B20D2" w:rsidRPr="003E5F30">
        <w:rPr>
          <w:rFonts w:ascii="Times New Roman" w:hAnsi="Times New Roman"/>
        </w:rPr>
        <w:t>h</w:t>
      </w:r>
      <w:r w:rsidR="003B20D2" w:rsidRPr="003E5F30">
        <w:rPr>
          <w:rFonts w:ascii="Times New Roman" w:hAnsi="Times New Roman"/>
        </w:rPr>
        <w:t>nology.</w:t>
      </w:r>
      <w:r w:rsidR="006808F3" w:rsidRPr="003E5F30">
        <w:rPr>
          <w:rFonts w:ascii="Times New Roman" w:hAnsi="Times New Roman"/>
        </w:rPr>
        <w:t xml:space="preserve"> For DMFC, these include an increase in the methanol concentration from 2 to 10 M; an increase in methanol permeability from 50 to 0.25 mA/cm</w:t>
      </w:r>
      <w:r w:rsidR="006808F3" w:rsidRPr="003E5F30">
        <w:rPr>
          <w:rFonts w:ascii="Times New Roman" w:hAnsi="Times New Roman"/>
          <w:vertAlign w:val="superscript"/>
        </w:rPr>
        <w:t>2</w:t>
      </w:r>
      <w:r w:rsidR="006808F3" w:rsidRPr="003E5F30">
        <w:rPr>
          <w:rFonts w:ascii="Times New Roman" w:hAnsi="Times New Roman"/>
        </w:rPr>
        <w:t xml:space="preserve"> (Zhao2009, Corti2014); and increase the proton conductivity for GO from 0.0045</w:t>
      </w:r>
      <w:r w:rsidR="006808F3" w:rsidRPr="003E5F30">
        <w:rPr>
          <w:rFonts w:ascii="Times New Roman" w:hAnsi="Times New Roman"/>
          <w:color w:val="000000"/>
        </w:rPr>
        <w:t xml:space="preserve"> to </w:t>
      </w:r>
      <w:proofErr w:type="gramStart"/>
      <w:r w:rsidR="006808F3" w:rsidRPr="003E5F30">
        <w:rPr>
          <w:rFonts w:ascii="Times New Roman" w:hAnsi="Times New Roman"/>
          <w:color w:val="000000"/>
        </w:rPr>
        <w:t xml:space="preserve">0.05 </w:t>
      </w:r>
      <w:r w:rsidR="00D37506" w:rsidRPr="003E5F30">
        <w:rPr>
          <w:rFonts w:ascii="Times New Roman" w:hAnsi="Times New Roman"/>
          <w:color w:val="000000"/>
        </w:rPr>
        <w:t xml:space="preserve"> </w:t>
      </w:r>
      <w:r w:rsidR="006808F3" w:rsidRPr="003E5F30">
        <w:rPr>
          <w:rFonts w:ascii="Times New Roman" w:hAnsi="Times New Roman"/>
          <w:color w:val="000000"/>
        </w:rPr>
        <w:t>S</w:t>
      </w:r>
      <w:proofErr w:type="gramEnd"/>
      <w:r w:rsidR="006B4005">
        <w:rPr>
          <w:rFonts w:ascii="Times New Roman" w:hAnsi="Times New Roman"/>
          <w:color w:val="000000"/>
        </w:rPr>
        <w:t>/</w:t>
      </w:r>
      <w:r w:rsidR="006808F3" w:rsidRPr="003E5F30">
        <w:rPr>
          <w:rFonts w:ascii="Times New Roman" w:hAnsi="Times New Roman"/>
          <w:color w:val="000000"/>
        </w:rPr>
        <w:t></w:t>
      </w:r>
      <w:r w:rsidR="006808F3" w:rsidRPr="003E5F30">
        <w:rPr>
          <w:rFonts w:ascii="Times New Roman" w:hAnsi="Times New Roman"/>
          <w:color w:val="000000"/>
        </w:rPr>
        <w:t></w:t>
      </w:r>
      <w:r w:rsidR="006808F3" w:rsidRPr="003E5F30">
        <w:rPr>
          <w:rFonts w:ascii="Times New Roman" w:hAnsi="Times New Roman"/>
          <w:color w:val="000000"/>
          <w:vertAlign w:val="superscript"/>
        </w:rPr>
        <w:t>2</w:t>
      </w:r>
      <w:r w:rsidR="006808F3" w:rsidRPr="003E5F30">
        <w:rPr>
          <w:rFonts w:ascii="Times New Roman" w:hAnsi="Times New Roman"/>
          <w:color w:val="000000"/>
        </w:rPr>
        <w:t xml:space="preserve"> (Paneri2014, Sone1996); and a</w:t>
      </w:r>
      <w:r w:rsidR="00DE465D" w:rsidRPr="003E5F30">
        <w:rPr>
          <w:rFonts w:ascii="Times New Roman" w:hAnsi="Times New Roman"/>
          <w:color w:val="000000"/>
        </w:rPr>
        <w:t xml:space="preserve"> tw</w:t>
      </w:r>
      <w:r w:rsidR="00DE465D" w:rsidRPr="003E5F30">
        <w:rPr>
          <w:rFonts w:ascii="Times New Roman" w:hAnsi="Times New Roman"/>
          <w:color w:val="000000"/>
        </w:rPr>
        <w:t>o</w:t>
      </w:r>
      <w:r w:rsidR="006808F3" w:rsidRPr="003E5F30">
        <w:rPr>
          <w:rFonts w:ascii="Times New Roman" w:hAnsi="Times New Roman"/>
          <w:color w:val="000000"/>
        </w:rPr>
        <w:t>fold reduction in pr</w:t>
      </w:r>
      <w:r w:rsidR="00DE465D" w:rsidRPr="003E5F30">
        <w:rPr>
          <w:rFonts w:ascii="Times New Roman" w:hAnsi="Times New Roman"/>
          <w:color w:val="000000"/>
        </w:rPr>
        <w:t>ice, from $550/kWh to $250/kWh (</w:t>
      </w:r>
      <w:commentRangeStart w:id="34"/>
      <w:r w:rsidR="00DE465D" w:rsidRPr="003E5F30">
        <w:rPr>
          <w:rFonts w:ascii="Times New Roman" w:hAnsi="Times New Roman"/>
          <w:color w:val="000000"/>
        </w:rPr>
        <w:t>Kamarudin2009</w:t>
      </w:r>
      <w:commentRangeEnd w:id="34"/>
      <w:r w:rsidR="00F94451">
        <w:rPr>
          <w:rStyle w:val="CommentReference"/>
        </w:rPr>
        <w:commentReference w:id="34"/>
      </w:r>
      <w:r w:rsidR="00DE465D" w:rsidRPr="003E5F30">
        <w:rPr>
          <w:rFonts w:ascii="Times New Roman" w:hAnsi="Times New Roman"/>
          <w:color w:val="000000"/>
        </w:rPr>
        <w:t>).</w:t>
      </w:r>
    </w:p>
    <w:p w14:paraId="4B45C3E9" w14:textId="71474572" w:rsidR="00ED713B" w:rsidRPr="003E5F30" w:rsidRDefault="00DE465D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</w:rPr>
        <w:tab/>
      </w:r>
      <w:r w:rsidR="00D37506" w:rsidRPr="003E5F30">
        <w:rPr>
          <w:rFonts w:ascii="Times New Roman" w:hAnsi="Times New Roman"/>
        </w:rPr>
        <w:t>ASSLB</w:t>
      </w:r>
      <w:r w:rsidR="00BD67A3" w:rsidRPr="003E5F30">
        <w:rPr>
          <w:rFonts w:ascii="Times New Roman" w:hAnsi="Times New Roman"/>
        </w:rPr>
        <w:t xml:space="preserve"> targets</w:t>
      </w:r>
      <w:r w:rsidRPr="003E5F30">
        <w:rPr>
          <w:rFonts w:ascii="Times New Roman" w:hAnsi="Times New Roman"/>
        </w:rPr>
        <w:t xml:space="preserve"> include in increase in lithium conductivity from XXX to YYY; improved electrode – specifically cathode – contact with the electrolyte; an increased energy density from 250 to 400 </w:t>
      </w:r>
      <w:proofErr w:type="spellStart"/>
      <w:r w:rsidRPr="003E5F30">
        <w:rPr>
          <w:rFonts w:ascii="Times New Roman" w:hAnsi="Times New Roman"/>
        </w:rPr>
        <w:t>Wh</w:t>
      </w:r>
      <w:proofErr w:type="spellEnd"/>
      <w:r w:rsidRPr="003E5F30">
        <w:rPr>
          <w:rFonts w:ascii="Times New Roman" w:hAnsi="Times New Roman"/>
        </w:rPr>
        <w:t>/L; and a cost reduction from $1450/kWh to $1000/kWh (Kararudin2009).</w:t>
      </w:r>
    </w:p>
    <w:p w14:paraId="320FE565" w14:textId="77777777" w:rsidR="002F6861" w:rsidRPr="003E5F30" w:rsidRDefault="002F6861" w:rsidP="006937AB">
      <w:pPr>
        <w:spacing w:before="0" w:after="0"/>
        <w:jc w:val="both"/>
        <w:rPr>
          <w:rFonts w:ascii="Times New Roman" w:hAnsi="Times New Roman"/>
          <w:b/>
        </w:rPr>
      </w:pPr>
    </w:p>
    <w:p w14:paraId="620FC85E" w14:textId="12869AD6" w:rsidR="00447FFA" w:rsidRDefault="00447FFA" w:rsidP="006937AB">
      <w:pPr>
        <w:spacing w:before="0" w:after="0"/>
        <w:jc w:val="both"/>
        <w:rPr>
          <w:ins w:id="35" w:author="Katherine Hurst" w:date="2015-02-24T00:07:00Z"/>
          <w:rFonts w:ascii="Times New Roman" w:hAnsi="Times New Roman"/>
          <w:b/>
        </w:rPr>
      </w:pPr>
      <w:commentRangeStart w:id="36"/>
      <w:r w:rsidRPr="003E5F30">
        <w:rPr>
          <w:rFonts w:ascii="Times New Roman" w:hAnsi="Times New Roman"/>
          <w:b/>
        </w:rPr>
        <w:t>Propose</w:t>
      </w:r>
      <w:commentRangeEnd w:id="36"/>
      <w:r w:rsidR="00963AC5">
        <w:rPr>
          <w:rStyle w:val="CommentReference"/>
        </w:rPr>
        <w:commentReference w:id="36"/>
      </w:r>
      <w:r w:rsidRPr="003E5F30">
        <w:rPr>
          <w:rFonts w:ascii="Times New Roman" w:hAnsi="Times New Roman"/>
          <w:b/>
        </w:rPr>
        <w:t>d Work</w:t>
      </w:r>
    </w:p>
    <w:p w14:paraId="4B2B7DC5" w14:textId="77777777" w:rsidR="00963AC5" w:rsidRPr="003E5F30" w:rsidRDefault="00963AC5" w:rsidP="006937AB">
      <w:pPr>
        <w:spacing w:before="0" w:after="0"/>
        <w:jc w:val="both"/>
        <w:rPr>
          <w:rFonts w:ascii="Times New Roman" w:hAnsi="Times New Roman"/>
          <w:b/>
        </w:rPr>
      </w:pPr>
    </w:p>
    <w:p w14:paraId="6C78CBD7" w14:textId="217865DB" w:rsidR="00636EFA" w:rsidRPr="003E5F30" w:rsidRDefault="00806172" w:rsidP="009F2297">
      <w:pPr>
        <w:spacing w:before="0" w:after="0"/>
        <w:jc w:val="both"/>
      </w:pPr>
      <w:r w:rsidRPr="003E5F30">
        <w:rPr>
          <w:rFonts w:ascii="Times New Roman" w:hAnsi="Times New Roman"/>
        </w:rPr>
        <w:tab/>
        <w:t>Year 1 will focus on the development of individual components with significant i</w:t>
      </w:r>
      <w:r w:rsidRPr="003E5F30">
        <w:rPr>
          <w:rFonts w:ascii="Times New Roman" w:hAnsi="Times New Roman"/>
        </w:rPr>
        <w:t>m</w:t>
      </w:r>
      <w:r w:rsidRPr="003E5F30">
        <w:rPr>
          <w:rFonts w:ascii="Times New Roman" w:hAnsi="Times New Roman"/>
        </w:rPr>
        <w:t>provements toward the target performance metrics</w:t>
      </w:r>
      <w:r w:rsidR="00FE580C" w:rsidRPr="003E5F30">
        <w:rPr>
          <w:rFonts w:ascii="Times New Roman" w:hAnsi="Times New Roman"/>
        </w:rPr>
        <w:t>.  This will include</w:t>
      </w:r>
      <w:r w:rsidR="00636EFA">
        <w:rPr>
          <w:rFonts w:ascii="Times New Roman" w:hAnsi="Times New Roman"/>
        </w:rPr>
        <w:t xml:space="preserve"> (1) </w:t>
      </w:r>
      <w:r w:rsidR="00636EFA">
        <w:t>s</w:t>
      </w:r>
      <w:r w:rsidRPr="003E5F30">
        <w:t>ynthesis</w:t>
      </w:r>
      <w:r w:rsidRPr="009F2297">
        <w:t xml:space="preserve"> and chara</w:t>
      </w:r>
      <w:r w:rsidRPr="009F2297">
        <w:t>c</w:t>
      </w:r>
      <w:r w:rsidRPr="009F2297">
        <w:t>terization of candidate graphene oxide</w:t>
      </w:r>
      <w:r w:rsidR="00FE580C" w:rsidRPr="009F2297">
        <w:t xml:space="preserve"> and chemically modified GO</w:t>
      </w:r>
      <w:r w:rsidRPr="009F2297">
        <w:t xml:space="preserve"> membranes</w:t>
      </w:r>
      <w:r w:rsidR="00636EFA">
        <w:t xml:space="preserve">. </w:t>
      </w:r>
      <w:commentRangeStart w:id="37"/>
      <w:r w:rsidR="0028180C" w:rsidRPr="009F2297">
        <w:rPr>
          <w:highlight w:val="yellow"/>
        </w:rPr>
        <w:t>Modific</w:t>
      </w:r>
      <w:r w:rsidR="0028180C" w:rsidRPr="009F2297">
        <w:rPr>
          <w:highlight w:val="yellow"/>
        </w:rPr>
        <w:t>a</w:t>
      </w:r>
      <w:r w:rsidR="0028180C" w:rsidRPr="009F2297">
        <w:rPr>
          <w:highlight w:val="yellow"/>
        </w:rPr>
        <w:t>tions to GO will include</w:t>
      </w:r>
      <w:r w:rsidR="004D31A7" w:rsidRPr="009F2297">
        <w:rPr>
          <w:highlight w:val="yellow"/>
        </w:rPr>
        <w:t>…</w:t>
      </w:r>
      <w:r w:rsidR="005453AB" w:rsidRPr="009F2297">
        <w:t xml:space="preserve"> </w:t>
      </w:r>
      <w:r w:rsidR="004D31A7" w:rsidRPr="009F2297">
        <w:t xml:space="preserve"> </w:t>
      </w:r>
      <w:commentRangeEnd w:id="37"/>
      <w:r w:rsidR="00963AC5">
        <w:rPr>
          <w:rStyle w:val="CommentReference"/>
        </w:rPr>
        <w:commentReference w:id="37"/>
      </w:r>
      <w:r w:rsidR="004D31A7" w:rsidRPr="009F2297">
        <w:t>Molecular dynamics simulations of defects on the graphene oxide surface, and their proton transport mechanisms will be used to evaluate the efficacy of chemically modified GO membranes.</w:t>
      </w:r>
      <w:r w:rsidR="00636EFA">
        <w:t xml:space="preserve">  (2) </w:t>
      </w:r>
      <w:r w:rsidR="00FE580C" w:rsidRPr="009F2297">
        <w:t>Synthesis and analysis of the stability, activity, and performance of the anode catalyst layer under conditions near and around those e</w:t>
      </w:r>
      <w:r w:rsidR="00FE580C" w:rsidRPr="009F2297">
        <w:t>x</w:t>
      </w:r>
      <w:r w:rsidR="00FE580C" w:rsidRPr="009F2297">
        <w:t>pected during fuel cell operation.</w:t>
      </w:r>
      <w:r w:rsidR="00B34D74" w:rsidRPr="009F2297">
        <w:t xml:space="preserve">  Improvements to the catalyst will involve </w:t>
      </w:r>
      <w:commentRangeStart w:id="38"/>
      <w:r w:rsidR="00B34D74" w:rsidRPr="009F2297">
        <w:t>modeling</w:t>
      </w:r>
      <w:r w:rsidR="00A47E52" w:rsidRPr="009F2297">
        <w:t xml:space="preserve"> </w:t>
      </w:r>
      <w:commentRangeEnd w:id="38"/>
      <w:r w:rsidR="00790299">
        <w:rPr>
          <w:rStyle w:val="CommentReference"/>
        </w:rPr>
        <w:commentReference w:id="38"/>
      </w:r>
      <w:r w:rsidR="00B34D74" w:rsidRPr="009F2297">
        <w:t xml:space="preserve">and growth/deposition of </w:t>
      </w:r>
      <w:proofErr w:type="spellStart"/>
      <w:r w:rsidR="00B34D74" w:rsidRPr="009F2297">
        <w:t>Pt-Ru</w:t>
      </w:r>
      <w:proofErr w:type="spellEnd"/>
      <w:r w:rsidR="00B34D74" w:rsidRPr="009F2297">
        <w:t xml:space="preserve"> alloy nanoparticles.</w:t>
      </w:r>
      <w:r w:rsidR="00636EFA">
        <w:t xml:space="preserve">  (3) </w:t>
      </w:r>
      <w:r w:rsidR="00FE580C" w:rsidRPr="009F2297">
        <w:rPr>
          <w:highlight w:val="yellow"/>
        </w:rPr>
        <w:t>Synthesis and characterization of a so</w:t>
      </w:r>
      <w:r w:rsidR="00FE580C" w:rsidRPr="009F2297">
        <w:rPr>
          <w:highlight w:val="yellow"/>
        </w:rPr>
        <w:t>l</w:t>
      </w:r>
      <w:r w:rsidR="00FE580C" w:rsidRPr="009F2297">
        <w:rPr>
          <w:highlight w:val="yellow"/>
        </w:rPr>
        <w:t>id state battery electrolyte: lithium conductivity, cycle stability, …</w:t>
      </w:r>
      <w:r w:rsidR="00636EFA">
        <w:t xml:space="preserve">  (4) Finally, s</w:t>
      </w:r>
      <w:r w:rsidR="00D237D3" w:rsidRPr="003E5F30">
        <w:t>ystem</w:t>
      </w:r>
      <w:r w:rsidR="00D237D3" w:rsidRPr="009F2297">
        <w:t xml:space="preserve"> level modeling efforts will be put in place to pre-optimize operating conditions based on the </w:t>
      </w:r>
      <w:r w:rsidR="00636EFA">
        <w:t xml:space="preserve">evolving </w:t>
      </w:r>
      <w:r w:rsidR="00D237D3" w:rsidRPr="009F2297">
        <w:t xml:space="preserve">properties of </w:t>
      </w:r>
      <w:r w:rsidR="00A47E52" w:rsidRPr="009F2297">
        <w:t xml:space="preserve">the </w:t>
      </w:r>
      <w:r w:rsidR="00D237D3" w:rsidRPr="009F2297">
        <w:t>catalyst layer, membrane</w:t>
      </w:r>
      <w:r w:rsidR="00A47E52" w:rsidRPr="009F2297">
        <w:t xml:space="preserve"> and battery properties.</w:t>
      </w:r>
    </w:p>
    <w:p w14:paraId="7130D6B6" w14:textId="22E833A4" w:rsidR="00636EFA" w:rsidRPr="003E5F30" w:rsidRDefault="00FE580C" w:rsidP="009F2297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</w:rPr>
        <w:tab/>
        <w:t xml:space="preserve">Year 2 will focus on the achieving the target performance metrics for all </w:t>
      </w:r>
      <w:r w:rsidR="006F2FE3" w:rsidRPr="003E5F30">
        <w:rPr>
          <w:rFonts w:ascii="Times New Roman" w:hAnsi="Times New Roman"/>
        </w:rPr>
        <w:t xml:space="preserve">individual </w:t>
      </w:r>
      <w:r w:rsidRPr="003E5F30">
        <w:rPr>
          <w:rFonts w:ascii="Times New Roman" w:hAnsi="Times New Roman"/>
        </w:rPr>
        <w:t>co</w:t>
      </w:r>
      <w:r w:rsidRPr="003E5F30">
        <w:rPr>
          <w:rFonts w:ascii="Times New Roman" w:hAnsi="Times New Roman"/>
        </w:rPr>
        <w:t>m</w:t>
      </w:r>
      <w:r w:rsidRPr="003E5F30">
        <w:rPr>
          <w:rFonts w:ascii="Times New Roman" w:hAnsi="Times New Roman"/>
        </w:rPr>
        <w:t>ponents</w:t>
      </w:r>
      <w:r w:rsidR="006F2FE3" w:rsidRPr="003E5F30">
        <w:rPr>
          <w:rFonts w:ascii="Times New Roman" w:hAnsi="Times New Roman"/>
        </w:rPr>
        <w:t>.</w:t>
      </w:r>
      <w:r w:rsidRPr="003E5F30">
        <w:rPr>
          <w:rFonts w:ascii="Times New Roman" w:hAnsi="Times New Roman"/>
        </w:rPr>
        <w:t xml:space="preserve"> </w:t>
      </w:r>
      <w:r w:rsidR="006F2FE3" w:rsidRPr="003E5F30">
        <w:rPr>
          <w:rFonts w:ascii="Times New Roman" w:hAnsi="Times New Roman"/>
        </w:rPr>
        <w:t>F</w:t>
      </w:r>
      <w:r w:rsidRPr="003E5F30">
        <w:rPr>
          <w:rFonts w:ascii="Times New Roman" w:hAnsi="Times New Roman"/>
        </w:rPr>
        <w:t xml:space="preserve">uel cell components </w:t>
      </w:r>
      <w:r w:rsidR="006F2FE3" w:rsidRPr="003E5F30">
        <w:rPr>
          <w:rFonts w:ascii="Times New Roman" w:hAnsi="Times New Roman"/>
        </w:rPr>
        <w:t xml:space="preserve">will be integrated </w:t>
      </w:r>
      <w:r w:rsidRPr="003E5F30">
        <w:rPr>
          <w:rFonts w:ascii="Times New Roman" w:hAnsi="Times New Roman"/>
        </w:rPr>
        <w:t xml:space="preserve">into a test cell for controlled </w:t>
      </w:r>
      <w:r w:rsidR="006F2FE3" w:rsidRPr="003E5F30">
        <w:rPr>
          <w:rFonts w:ascii="Times New Roman" w:hAnsi="Times New Roman"/>
        </w:rPr>
        <w:t>performance tes</w:t>
      </w:r>
      <w:r w:rsidR="006F2FE3" w:rsidRPr="003E5F30">
        <w:rPr>
          <w:rFonts w:ascii="Times New Roman" w:hAnsi="Times New Roman"/>
        </w:rPr>
        <w:t>t</w:t>
      </w:r>
      <w:r w:rsidR="006F2FE3" w:rsidRPr="003E5F30">
        <w:rPr>
          <w:rFonts w:ascii="Times New Roman" w:hAnsi="Times New Roman"/>
        </w:rPr>
        <w:t>ing at the Energy Systems Integration Facility at NREL.  Solid-state battery components will be integrated into a coin cell configuration for electrochemical testing</w:t>
      </w:r>
      <w:r w:rsidRPr="003E5F30">
        <w:rPr>
          <w:rFonts w:ascii="Times New Roman" w:hAnsi="Times New Roman"/>
        </w:rPr>
        <w:t>.</w:t>
      </w:r>
    </w:p>
    <w:p w14:paraId="60DC6380" w14:textId="71CF6D9D" w:rsidR="00806172" w:rsidRPr="003E5F30" w:rsidRDefault="006F2FE3" w:rsidP="009F2297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</w:rPr>
        <w:tab/>
        <w:t xml:space="preserve">Year 3 will optimize the performance of the integrated fuel cell and battery systems under simulated real-world operational variations. </w:t>
      </w:r>
      <w:r w:rsidR="00F828BE" w:rsidRPr="003E5F30">
        <w:rPr>
          <w:rFonts w:ascii="Times New Roman" w:hAnsi="Times New Roman"/>
        </w:rPr>
        <w:t>Merging the fuel cell and solid-state battery into a hybrid power system will be done at PGI.</w:t>
      </w:r>
    </w:p>
    <w:p w14:paraId="3E5F933C" w14:textId="45D88481" w:rsidR="00935B9F" w:rsidRPr="003E5F30" w:rsidRDefault="00E43A9B" w:rsidP="006937AB">
      <w:pPr>
        <w:spacing w:before="0" w:after="0"/>
        <w:jc w:val="both"/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is</w:t>
      </w:r>
      <w:proofErr w:type="gram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surpressed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inthese</w:t>
      </w:r>
      <w:proofErr w:type="spellEnd"/>
      <w:r>
        <w:rPr>
          <w:rFonts w:ascii="Times New Roman" w:hAnsi="Times New Roman"/>
        </w:rPr>
        <w:t xml:space="preserve"> defects have a </w:t>
      </w:r>
      <w:r>
        <w:rPr>
          <w:rFonts w:ascii="Times New Roman" w:hAnsi="Times New Roman" w:cs="Times New Roman"/>
        </w:rPr>
        <w:t>to</w:t>
      </w:r>
      <w:r w:rsidR="00935B9F" w:rsidRPr="003E5F30">
        <w:rPr>
          <w:rFonts w:ascii="Times New Roman" w:hAnsi="Times New Roman"/>
        </w:rPr>
        <w:tab/>
        <w:t>By combining battery technology with direct met</w:t>
      </w:r>
      <w:r w:rsidR="00935B9F" w:rsidRPr="003E5F30">
        <w:rPr>
          <w:rFonts w:ascii="Times New Roman" w:hAnsi="Times New Roman"/>
        </w:rPr>
        <w:t>h</w:t>
      </w:r>
      <w:r w:rsidR="00935B9F" w:rsidRPr="003E5F30">
        <w:rPr>
          <w:rFonts w:ascii="Times New Roman" w:hAnsi="Times New Roman"/>
        </w:rPr>
        <w:t>anol fuel cells, advancement in this hybrid system does not hinge on improvement in any single technology, but rather benefits from every individual improvement: in battery capacity, catalyst activity, or membrane performance.</w:t>
      </w:r>
    </w:p>
    <w:p w14:paraId="76FE3ED8" w14:textId="0082A1B4" w:rsidR="00935B9F" w:rsidRPr="003E5F30" w:rsidRDefault="00935B9F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</w:rPr>
        <w:tab/>
      </w:r>
      <w:r w:rsidRPr="003E5F30">
        <w:rPr>
          <w:rFonts w:ascii="Times New Roman" w:hAnsi="Times New Roman"/>
          <w:highlight w:val="yellow"/>
        </w:rPr>
        <w:t>Key technical risks include…</w:t>
      </w:r>
    </w:p>
    <w:p w14:paraId="0D670C68" w14:textId="3655E3DD" w:rsidR="00935B9F" w:rsidRPr="003E5F30" w:rsidRDefault="00935B9F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</w:rPr>
        <w:tab/>
      </w:r>
      <w:r w:rsidRPr="003E5F30">
        <w:rPr>
          <w:rFonts w:ascii="Times New Roman" w:hAnsi="Times New Roman"/>
          <w:highlight w:val="yellow"/>
        </w:rPr>
        <w:t xml:space="preserve">Technical risks will be mitigated </w:t>
      </w:r>
      <w:commentRangeStart w:id="39"/>
      <w:r w:rsidRPr="003E5F30">
        <w:rPr>
          <w:rFonts w:ascii="Times New Roman" w:hAnsi="Times New Roman"/>
          <w:highlight w:val="yellow"/>
        </w:rPr>
        <w:t>by</w:t>
      </w:r>
      <w:commentRangeEnd w:id="39"/>
      <w:r w:rsidR="00790299">
        <w:rPr>
          <w:rStyle w:val="CommentReference"/>
        </w:rPr>
        <w:commentReference w:id="39"/>
      </w:r>
      <w:r w:rsidRPr="003E5F30">
        <w:rPr>
          <w:rFonts w:ascii="Times New Roman" w:hAnsi="Times New Roman"/>
          <w:highlight w:val="yellow"/>
        </w:rPr>
        <w:t>…</w:t>
      </w:r>
    </w:p>
    <w:p w14:paraId="250B848D" w14:textId="7AB12AB8" w:rsidR="00D237D3" w:rsidRPr="003E5F30" w:rsidRDefault="00D237D3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</w:rPr>
        <w:tab/>
      </w:r>
      <w:r w:rsidR="00935B9F" w:rsidRPr="003E5F30">
        <w:rPr>
          <w:rFonts w:ascii="Times New Roman" w:hAnsi="Times New Roman"/>
        </w:rPr>
        <w:t xml:space="preserve">Several techno-economic challenges exist that stand in the way of commercialization. </w:t>
      </w:r>
      <w:r w:rsidRPr="003E5F30">
        <w:rPr>
          <w:rFonts w:ascii="Times New Roman" w:hAnsi="Times New Roman"/>
        </w:rPr>
        <w:t>Both anode and cathode</w:t>
      </w:r>
      <w:r w:rsidR="00F45768" w:rsidRPr="003E5F30">
        <w:rPr>
          <w:rFonts w:ascii="Times New Roman" w:hAnsi="Times New Roman"/>
        </w:rPr>
        <w:t xml:space="preserve"> require platinum and platinum-group metal catal</w:t>
      </w:r>
      <w:r w:rsidR="001109AE" w:rsidRPr="003E5F30">
        <w:rPr>
          <w:rFonts w:ascii="Times New Roman" w:hAnsi="Times New Roman"/>
        </w:rPr>
        <w:t>ysts.  Typical loading levels,</w:t>
      </w:r>
      <w:r w:rsidR="00F45768" w:rsidRPr="003E5F30">
        <w:rPr>
          <w:rFonts w:ascii="Times New Roman" w:hAnsi="Times New Roman"/>
        </w:rPr>
        <w:t xml:space="preserve"> 2.5 mg/cm</w:t>
      </w:r>
      <w:r w:rsidR="00F45768" w:rsidRPr="003E5F30">
        <w:rPr>
          <w:rFonts w:ascii="Times New Roman" w:hAnsi="Times New Roman"/>
          <w:vertAlign w:val="superscript"/>
        </w:rPr>
        <w:t>2</w:t>
      </w:r>
      <w:r w:rsidR="00F45768" w:rsidRPr="003E5F30">
        <w:rPr>
          <w:rFonts w:ascii="Times New Roman" w:hAnsi="Times New Roman"/>
        </w:rPr>
        <w:t xml:space="preserve"> on each catalyst laye</w:t>
      </w:r>
      <w:r w:rsidR="001109AE" w:rsidRPr="003E5F30">
        <w:rPr>
          <w:rFonts w:ascii="Times New Roman" w:hAnsi="Times New Roman"/>
        </w:rPr>
        <w:t xml:space="preserve">r, account for a price of $1366/kW, based on platinum at $1162/oz.  At this cost, the price per kilowatt is </w:t>
      </w:r>
      <w:r w:rsidR="00726C30" w:rsidRPr="003E5F30">
        <w:rPr>
          <w:rFonts w:ascii="Times New Roman" w:hAnsi="Times New Roman"/>
        </w:rPr>
        <w:t>in line with existing lithium ion batteries (K</w:t>
      </w:r>
      <w:r w:rsidR="00726C30" w:rsidRPr="003E5F30">
        <w:rPr>
          <w:rFonts w:ascii="Times New Roman" w:hAnsi="Times New Roman"/>
        </w:rPr>
        <w:t>a</w:t>
      </w:r>
      <w:r w:rsidR="00726C30" w:rsidRPr="003E5F30">
        <w:rPr>
          <w:rFonts w:ascii="Times New Roman" w:hAnsi="Times New Roman"/>
        </w:rPr>
        <w:t>rarudin2009), but does not provide a sufficient cost-reduction incentive to justify changing tec</w:t>
      </w:r>
      <w:r w:rsidR="00726C30" w:rsidRPr="003E5F30">
        <w:rPr>
          <w:rFonts w:ascii="Times New Roman" w:hAnsi="Times New Roman"/>
        </w:rPr>
        <w:t>h</w:t>
      </w:r>
      <w:r w:rsidR="00726C30" w:rsidRPr="003E5F30">
        <w:rPr>
          <w:rFonts w:ascii="Times New Roman" w:hAnsi="Times New Roman"/>
        </w:rPr>
        <w:t>nologies.</w:t>
      </w:r>
    </w:p>
    <w:p w14:paraId="74EE635C" w14:textId="77777777" w:rsidR="00447FFA" w:rsidRPr="003E5F30" w:rsidRDefault="00447FFA" w:rsidP="006937AB">
      <w:pPr>
        <w:spacing w:before="0" w:after="0"/>
        <w:jc w:val="both"/>
        <w:rPr>
          <w:rFonts w:ascii="Times New Roman" w:hAnsi="Times New Roman"/>
        </w:rPr>
      </w:pPr>
    </w:p>
    <w:p w14:paraId="7866C33E" w14:textId="195D276C" w:rsidR="00447FFA" w:rsidRPr="003E5F30" w:rsidRDefault="00447FFA" w:rsidP="006937AB">
      <w:pPr>
        <w:spacing w:before="0" w:after="0"/>
        <w:jc w:val="both"/>
        <w:rPr>
          <w:rFonts w:ascii="Times New Roman" w:hAnsi="Times New Roman"/>
          <w:b/>
        </w:rPr>
      </w:pPr>
      <w:r w:rsidRPr="003E5F30">
        <w:rPr>
          <w:rFonts w:ascii="Times New Roman" w:hAnsi="Times New Roman"/>
          <w:b/>
        </w:rPr>
        <w:t>Team Organization and Capabilities</w:t>
      </w:r>
    </w:p>
    <w:p w14:paraId="63B417A5" w14:textId="64A4EA96" w:rsidR="00DE465D" w:rsidRPr="003E5F30" w:rsidRDefault="00DE465D" w:rsidP="006937AB">
      <w:pPr>
        <w:spacing w:before="0" w:after="0"/>
        <w:jc w:val="both"/>
        <w:rPr>
          <w:rFonts w:ascii="Times New Roman" w:hAnsi="Times New Roman"/>
        </w:rPr>
      </w:pPr>
    </w:p>
    <w:p w14:paraId="76BCFD08" w14:textId="436293ED" w:rsidR="00DE465D" w:rsidRPr="003E5F30" w:rsidRDefault="00DE465D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  <w:b/>
        </w:rPr>
        <w:t>Project Prime</w:t>
      </w:r>
      <w:r w:rsidRPr="003E5F30">
        <w:rPr>
          <w:rFonts w:ascii="Times New Roman" w:hAnsi="Times New Roman"/>
        </w:rPr>
        <w:t>: Process Global, Inc. brings to the table…</w:t>
      </w:r>
    </w:p>
    <w:p w14:paraId="29FC77DB" w14:textId="44F5688C" w:rsidR="00DE465D" w:rsidRPr="003E5F30" w:rsidRDefault="00DE465D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  <w:i/>
        </w:rPr>
        <w:t>Principle Investigator</w:t>
      </w:r>
      <w:r w:rsidRPr="003E5F30">
        <w:rPr>
          <w:rFonts w:ascii="Times New Roman" w:hAnsi="Times New Roman"/>
        </w:rPr>
        <w:t xml:space="preserve">: Dr. </w:t>
      </w:r>
      <w:proofErr w:type="spellStart"/>
      <w:r w:rsidRPr="003E5F30">
        <w:rPr>
          <w:rFonts w:ascii="Times New Roman" w:hAnsi="Times New Roman"/>
        </w:rPr>
        <w:t>Branden</w:t>
      </w:r>
      <w:proofErr w:type="spellEnd"/>
      <w:r w:rsidRPr="003E5F30">
        <w:rPr>
          <w:rFonts w:ascii="Times New Roman" w:hAnsi="Times New Roman"/>
        </w:rPr>
        <w:t xml:space="preserve"> </w:t>
      </w:r>
      <w:proofErr w:type="spellStart"/>
      <w:r w:rsidRPr="003E5F30">
        <w:rPr>
          <w:rFonts w:ascii="Times New Roman" w:hAnsi="Times New Roman"/>
        </w:rPr>
        <w:t>Kappes</w:t>
      </w:r>
      <w:proofErr w:type="spellEnd"/>
      <w:r w:rsidRPr="003E5F30">
        <w:rPr>
          <w:rFonts w:ascii="Times New Roman" w:hAnsi="Times New Roman"/>
        </w:rPr>
        <w:t xml:space="preserve"> is an expert in… and will provide…</w:t>
      </w:r>
    </w:p>
    <w:p w14:paraId="4028701F" w14:textId="77777777" w:rsidR="00DE465D" w:rsidRPr="003E5F30" w:rsidRDefault="00DE465D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  <w:b/>
        </w:rPr>
        <w:t>Project Partner</w:t>
      </w:r>
      <w:r w:rsidRPr="003E5F30">
        <w:rPr>
          <w:rFonts w:ascii="Times New Roman" w:hAnsi="Times New Roman"/>
        </w:rPr>
        <w:t>: NREL will bring…</w:t>
      </w:r>
    </w:p>
    <w:p w14:paraId="6A4E3107" w14:textId="77777777" w:rsidR="00DE465D" w:rsidRPr="003E5F30" w:rsidRDefault="00DE465D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  <w:i/>
        </w:rPr>
        <w:t>Key Member</w:t>
      </w:r>
      <w:r w:rsidRPr="003E5F30">
        <w:rPr>
          <w:rFonts w:ascii="Times New Roman" w:hAnsi="Times New Roman"/>
        </w:rPr>
        <w:t xml:space="preserve">: Dr. </w:t>
      </w:r>
      <w:proofErr w:type="spellStart"/>
      <w:r w:rsidRPr="003E5F30">
        <w:rPr>
          <w:rFonts w:ascii="Times New Roman" w:hAnsi="Times New Roman"/>
        </w:rPr>
        <w:t>Chunmei</w:t>
      </w:r>
      <w:proofErr w:type="spellEnd"/>
      <w:r w:rsidRPr="003E5F30">
        <w:rPr>
          <w:rFonts w:ascii="Times New Roman" w:hAnsi="Times New Roman"/>
        </w:rPr>
        <w:t xml:space="preserve"> Ban is an expert in… and will provide…</w:t>
      </w:r>
    </w:p>
    <w:p w14:paraId="4DB426B7" w14:textId="77777777" w:rsidR="00DE465D" w:rsidRPr="003E5F30" w:rsidRDefault="00DE465D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  <w:i/>
        </w:rPr>
        <w:t>Key Member</w:t>
      </w:r>
      <w:r w:rsidRPr="003E5F30">
        <w:rPr>
          <w:rFonts w:ascii="Times New Roman" w:hAnsi="Times New Roman"/>
        </w:rPr>
        <w:t>: Dr. Steven Christensen is an expert in… and will provide…</w:t>
      </w:r>
    </w:p>
    <w:p w14:paraId="11102F61" w14:textId="30F65CF0" w:rsidR="00715969" w:rsidRPr="003E5F30" w:rsidRDefault="00DE465D" w:rsidP="006937AB">
      <w:pPr>
        <w:spacing w:before="0" w:after="0"/>
        <w:jc w:val="both"/>
        <w:rPr>
          <w:ins w:id="40" w:author="Katherine Hurst" w:date="2015-02-24T00:06:00Z"/>
          <w:rFonts w:ascii="Times New Roman" w:hAnsi="Times New Roman"/>
        </w:rPr>
      </w:pPr>
      <w:r w:rsidRPr="003E5F30">
        <w:rPr>
          <w:rFonts w:ascii="Times New Roman" w:hAnsi="Times New Roman"/>
          <w:i/>
        </w:rPr>
        <w:t>Key Member</w:t>
      </w:r>
      <w:r w:rsidRPr="003E5F30">
        <w:rPr>
          <w:rFonts w:ascii="Times New Roman" w:hAnsi="Times New Roman"/>
        </w:rPr>
        <w:t>: Dr. Katherine Hurst is an expert in</w:t>
      </w:r>
      <w:ins w:id="41" w:author="Katherine Hurst" w:date="2015-02-24T00:05:00Z">
        <w:r w:rsidR="00715969">
          <w:rPr>
            <w:rFonts w:ascii="Times New Roman" w:hAnsi="Times New Roman"/>
          </w:rPr>
          <w:t xml:space="preserve"> material synthesis and will perform catalyst synthesis and GO formation and modification.  </w:t>
        </w:r>
      </w:ins>
    </w:p>
    <w:p w14:paraId="748B9972" w14:textId="77777777" w:rsidR="00DE465D" w:rsidRPr="003E5F30" w:rsidRDefault="00DE465D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  <w:b/>
        </w:rPr>
        <w:t>Project Partner</w:t>
      </w:r>
      <w:r w:rsidRPr="003E5F30">
        <w:rPr>
          <w:rFonts w:ascii="Times New Roman" w:hAnsi="Times New Roman"/>
        </w:rPr>
        <w:t>: Colorado School of Mines will bring…</w:t>
      </w:r>
    </w:p>
    <w:p w14:paraId="71AB8061" w14:textId="25C855F5" w:rsidR="00B3320A" w:rsidRPr="003E5F30" w:rsidRDefault="00DE465D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  <w:i/>
        </w:rPr>
        <w:t>Key Member</w:t>
      </w:r>
      <w:r w:rsidRPr="003E5F30">
        <w:rPr>
          <w:rFonts w:ascii="Times New Roman" w:hAnsi="Times New Roman"/>
        </w:rPr>
        <w:t xml:space="preserve">: Prof. </w:t>
      </w:r>
      <w:proofErr w:type="spellStart"/>
      <w:r w:rsidRPr="003E5F30">
        <w:rPr>
          <w:rFonts w:ascii="Times New Roman" w:hAnsi="Times New Roman"/>
        </w:rPr>
        <w:t>Cristian</w:t>
      </w:r>
      <w:proofErr w:type="spellEnd"/>
      <w:r w:rsidRPr="003E5F30">
        <w:rPr>
          <w:rFonts w:ascii="Times New Roman" w:hAnsi="Times New Roman"/>
        </w:rPr>
        <w:t xml:space="preserve"> </w:t>
      </w:r>
      <w:proofErr w:type="spellStart"/>
      <w:r w:rsidRPr="003E5F30">
        <w:rPr>
          <w:rFonts w:ascii="Times New Roman" w:hAnsi="Times New Roman"/>
        </w:rPr>
        <w:t>Ciobanu</w:t>
      </w:r>
      <w:proofErr w:type="spellEnd"/>
      <w:r w:rsidRPr="003E5F30">
        <w:rPr>
          <w:rFonts w:ascii="Times New Roman" w:hAnsi="Times New Roman"/>
        </w:rPr>
        <w:t xml:space="preserve"> is an expert in… and will provide…</w:t>
      </w:r>
    </w:p>
    <w:p w14:paraId="56D3631B" w14:textId="18A5170F" w:rsidR="00CB3F03" w:rsidRPr="003E5F30" w:rsidRDefault="00CB3F03" w:rsidP="006937AB">
      <w:pPr>
        <w:spacing w:before="0" w:after="0"/>
        <w:jc w:val="both"/>
        <w:rPr>
          <w:rFonts w:ascii="Times New Roman" w:hAnsi="Times New Roman"/>
        </w:rPr>
      </w:pPr>
      <w:r w:rsidRPr="003E5F30">
        <w:rPr>
          <w:rFonts w:ascii="Times New Roman" w:hAnsi="Times New Roman"/>
        </w:rPr>
        <w:t>Within the last three years, all members of the current team have collaborated on projects rel</w:t>
      </w:r>
      <w:r w:rsidRPr="003E5F30">
        <w:rPr>
          <w:rFonts w:ascii="Times New Roman" w:hAnsi="Times New Roman"/>
        </w:rPr>
        <w:t>e</w:t>
      </w:r>
      <w:r w:rsidRPr="003E5F30">
        <w:rPr>
          <w:rFonts w:ascii="Times New Roman" w:hAnsi="Times New Roman"/>
        </w:rPr>
        <w:t xml:space="preserve">vant to the proposed effort. Drs. Ban and </w:t>
      </w:r>
      <w:proofErr w:type="spellStart"/>
      <w:r w:rsidRPr="003E5F30">
        <w:rPr>
          <w:rFonts w:ascii="Times New Roman" w:hAnsi="Times New Roman"/>
        </w:rPr>
        <w:t>Kappes</w:t>
      </w:r>
      <w:proofErr w:type="spellEnd"/>
      <w:r w:rsidRPr="003E5F30">
        <w:rPr>
          <w:rFonts w:ascii="Times New Roman" w:hAnsi="Times New Roman"/>
        </w:rPr>
        <w:t xml:space="preserve"> collaborated on an ARPA-E funded project on organic flow batteries that completed December 2014, and have numerous publications on lith</w:t>
      </w:r>
      <w:r w:rsidRPr="003E5F30">
        <w:rPr>
          <w:rFonts w:ascii="Times New Roman" w:hAnsi="Times New Roman"/>
        </w:rPr>
        <w:t>i</w:t>
      </w:r>
      <w:r w:rsidRPr="003E5F30">
        <w:rPr>
          <w:rFonts w:ascii="Times New Roman" w:hAnsi="Times New Roman"/>
        </w:rPr>
        <w:t xml:space="preserve">um ion batteries. Drs. </w:t>
      </w:r>
      <w:proofErr w:type="spellStart"/>
      <w:r w:rsidRPr="003E5F30">
        <w:rPr>
          <w:rFonts w:ascii="Times New Roman" w:hAnsi="Times New Roman"/>
        </w:rPr>
        <w:t>Ciobanu</w:t>
      </w:r>
      <w:proofErr w:type="spellEnd"/>
      <w:r w:rsidRPr="003E5F30">
        <w:rPr>
          <w:rFonts w:ascii="Times New Roman" w:hAnsi="Times New Roman"/>
        </w:rPr>
        <w:t xml:space="preserve"> and </w:t>
      </w:r>
      <w:proofErr w:type="spellStart"/>
      <w:r w:rsidRPr="003E5F30">
        <w:rPr>
          <w:rFonts w:ascii="Times New Roman" w:hAnsi="Times New Roman"/>
        </w:rPr>
        <w:t>Kappes</w:t>
      </w:r>
      <w:proofErr w:type="spellEnd"/>
      <w:r w:rsidRPr="003E5F30">
        <w:rPr>
          <w:rFonts w:ascii="Times New Roman" w:hAnsi="Times New Roman"/>
        </w:rPr>
        <w:t xml:space="preserve"> have collaborated on… Drs. …</w:t>
      </w:r>
    </w:p>
    <w:bookmarkEnd w:id="2"/>
    <w:p w14:paraId="48EA2969" w14:textId="6F12B994" w:rsidR="00B944C6" w:rsidRPr="00837F75" w:rsidRDefault="00B944C6" w:rsidP="006937AB">
      <w:pPr>
        <w:spacing w:before="0" w:after="200"/>
        <w:jc w:val="both"/>
        <w:rPr>
          <w:rFonts w:ascii="Times New Roman" w:hAnsi="Times New Roman"/>
        </w:rPr>
      </w:pPr>
    </w:p>
    <w:sectPr w:rsidR="00B944C6" w:rsidRPr="00837F75" w:rsidSect="00CE048A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Steve" w:date="2015-02-23T18:50:00Z" w:initials="SC">
    <w:p w14:paraId="12A3233E" w14:textId="73242771" w:rsidR="00F23BC2" w:rsidRDefault="00F23BC2">
      <w:pPr>
        <w:pStyle w:val="CommentText"/>
      </w:pPr>
      <w:r>
        <w:rPr>
          <w:rStyle w:val="CommentReference"/>
        </w:rPr>
        <w:annotationRef/>
      </w:r>
      <w:r>
        <w:t xml:space="preserve">Font needs to be 12 </w:t>
      </w:r>
      <w:proofErr w:type="spellStart"/>
      <w:r>
        <w:t>pt</w:t>
      </w:r>
      <w:proofErr w:type="spellEnd"/>
      <w:r>
        <w:t xml:space="preserve">, Times New Roman.  Keep in mind that there is a 4 page limit including references.  </w:t>
      </w:r>
    </w:p>
  </w:comment>
  <w:comment w:id="3" w:author="Katherine Hurst" w:date="2015-02-23T23:30:00Z" w:initials="KH">
    <w:p w14:paraId="21123B6C" w14:textId="78799AFD" w:rsidR="00F23BC2" w:rsidRDefault="00F23BC2">
      <w:pPr>
        <w:pStyle w:val="CommentText"/>
      </w:pPr>
      <w:ins w:id="5" w:author="Katherine Hurst" w:date="2015-02-23T23:28:00Z">
        <w:r>
          <w:rPr>
            <w:rStyle w:val="CommentReference"/>
          </w:rPr>
          <w:annotationRef/>
        </w:r>
      </w:ins>
      <w:r>
        <w:t>Reference? Or did you make this.  What kind of system is this?</w:t>
      </w:r>
    </w:p>
  </w:comment>
  <w:comment w:id="6" w:author="Katherine Hurst" w:date="2015-02-23T23:13:00Z" w:initials="KH">
    <w:p w14:paraId="37F15996" w14:textId="40EFCAF4" w:rsidR="00F23BC2" w:rsidRDefault="00F23BC2">
      <w:pPr>
        <w:pStyle w:val="CommentText"/>
      </w:pPr>
      <w:r>
        <w:rPr>
          <w:rStyle w:val="CommentReference"/>
        </w:rPr>
        <w:annotationRef/>
      </w:r>
      <w:r>
        <w:t>Each of these 3 need to be clearly addressed</w:t>
      </w:r>
    </w:p>
  </w:comment>
  <w:comment w:id="8" w:author="Katherine Hurst" w:date="2015-02-23T23:16:00Z" w:initials="KH">
    <w:p w14:paraId="4A49B986" w14:textId="7CA5780F" w:rsidR="00F23BC2" w:rsidRDefault="00F23BC2">
      <w:pPr>
        <w:pStyle w:val="CommentText"/>
      </w:pPr>
      <w:r>
        <w:rPr>
          <w:rStyle w:val="CommentReference"/>
        </w:rPr>
        <w:annotationRef/>
      </w:r>
      <w:r>
        <w:t xml:space="preserve">This work will use gas-phase methods to chemically modify… </w:t>
      </w:r>
    </w:p>
  </w:comment>
  <w:comment w:id="7" w:author="Steve" w:date="2015-02-23T18:04:00Z" w:initials="SC">
    <w:p w14:paraId="0163DD5F" w14:textId="77777777" w:rsidR="00F23BC2" w:rsidRDefault="00F23BC2" w:rsidP="00C60D5F">
      <w:pPr>
        <w:pStyle w:val="CommentText"/>
      </w:pPr>
      <w:r>
        <w:rPr>
          <w:rStyle w:val="CommentReference"/>
        </w:rPr>
        <w:annotationRef/>
      </w:r>
      <w:r>
        <w:t xml:space="preserve">This statement should be in the lead for the Innovation and impact section.  Or rather this, plus a statement on catalyst stability and battery improvement should be delivered in the first paragraph.  Then use the rest to support these </w:t>
      </w:r>
      <w:proofErr w:type="spellStart"/>
      <w:r>
        <w:t>stat</w:t>
      </w:r>
      <w:r>
        <w:t>e</w:t>
      </w:r>
      <w:r>
        <w:t>mens</w:t>
      </w:r>
      <w:proofErr w:type="spellEnd"/>
      <w:r>
        <w:t xml:space="preserve"> with the science and finally finish with the impact sentences that open the section.  </w:t>
      </w:r>
    </w:p>
  </w:comment>
  <w:comment w:id="9" w:author="Katherine Hurst" w:date="2015-02-23T23:27:00Z" w:initials="KH">
    <w:p w14:paraId="39D40E17" w14:textId="3F0F66AA" w:rsidR="00F23BC2" w:rsidRDefault="00F23BC2">
      <w:pPr>
        <w:pStyle w:val="CommentText"/>
      </w:pPr>
      <w:r>
        <w:rPr>
          <w:rStyle w:val="CommentReference"/>
        </w:rPr>
        <w:annotationRef/>
      </w:r>
      <w:r>
        <w:t>Not seeing the link b</w:t>
      </w:r>
      <w:r>
        <w:t>e</w:t>
      </w:r>
      <w:r>
        <w:t xml:space="preserve">tween the battery and the </w:t>
      </w:r>
      <w:proofErr w:type="spellStart"/>
      <w:r>
        <w:t>dmfc</w:t>
      </w:r>
      <w:proofErr w:type="spellEnd"/>
      <w:r>
        <w:t xml:space="preserve"> part of the sentence</w:t>
      </w:r>
    </w:p>
  </w:comment>
  <w:comment w:id="11" w:author="Katherine Hurst" w:date="2015-02-23T23:25:00Z" w:initials="KH">
    <w:p w14:paraId="1E4F27EB" w14:textId="2A6A2A80" w:rsidR="00F23BC2" w:rsidRDefault="00F23BC2">
      <w:pPr>
        <w:pStyle w:val="CommentText"/>
      </w:pPr>
      <w:r>
        <w:rPr>
          <w:rStyle w:val="CommentReference"/>
        </w:rPr>
        <w:annotationRef/>
      </w:r>
      <w:r>
        <w:t>These previous two par</w:t>
      </w:r>
      <w:r>
        <w:t>a</w:t>
      </w:r>
      <w:r>
        <w:t xml:space="preserve">graphs have a lot </w:t>
      </w:r>
      <w:proofErr w:type="gramStart"/>
      <w:r>
        <w:t>of  jumping</w:t>
      </w:r>
      <w:proofErr w:type="gramEnd"/>
      <w:r>
        <w:t xml:space="preserve"> around b</w:t>
      </w:r>
      <w:r>
        <w:t>e</w:t>
      </w:r>
      <w:r>
        <w:t>tween DMFC and batteries.  Can there be one for each?</w:t>
      </w:r>
    </w:p>
  </w:comment>
  <w:comment w:id="12" w:author="Katherine Hurst" w:date="2015-02-23T23:35:00Z" w:initials="KH">
    <w:p w14:paraId="6C3BCD6D" w14:textId="451B0FB1" w:rsidR="00F23BC2" w:rsidRDefault="00F23BC2">
      <w:pPr>
        <w:pStyle w:val="CommentText"/>
      </w:pPr>
      <w:r>
        <w:rPr>
          <w:rStyle w:val="CommentReference"/>
        </w:rPr>
        <w:annotationRef/>
      </w:r>
      <w:r>
        <w:t>The proton conductivity of chemically modified GO has recently been r</w:t>
      </w:r>
      <w:r>
        <w:t>e</w:t>
      </w:r>
      <w:r>
        <w:t xml:space="preserve">ported to be comparable to that of </w:t>
      </w:r>
      <w:proofErr w:type="spellStart"/>
      <w:r>
        <w:t>Nafion</w:t>
      </w:r>
      <w:proofErr w:type="spellEnd"/>
      <w:r>
        <w:t>.</w:t>
      </w:r>
    </w:p>
  </w:comment>
  <w:comment w:id="14" w:author="Katherine Hurst" w:date="2015-02-23T23:37:00Z" w:initials="KH">
    <w:p w14:paraId="3A35D982" w14:textId="5820AD74" w:rsidR="00F23BC2" w:rsidRDefault="00F23BC2">
      <w:pPr>
        <w:pStyle w:val="CommentText"/>
      </w:pPr>
      <w:r>
        <w:rPr>
          <w:rStyle w:val="CommentReference"/>
        </w:rPr>
        <w:annotationRef/>
      </w:r>
      <w:r>
        <w:t>Decrease?</w:t>
      </w:r>
    </w:p>
  </w:comment>
  <w:comment w:id="15" w:author="Katherine Hurst" w:date="2015-02-23T23:44:00Z" w:initials="KH">
    <w:p w14:paraId="518221A8" w14:textId="6E4DEEC4" w:rsidR="00F23BC2" w:rsidRDefault="00F23BC2">
      <w:pPr>
        <w:pStyle w:val="CommentText"/>
      </w:pPr>
      <w:r>
        <w:rPr>
          <w:rStyle w:val="CommentReference"/>
        </w:rPr>
        <w:annotationRef/>
      </w:r>
      <w:proofErr w:type="gramStart"/>
      <w:r>
        <w:t>this</w:t>
      </w:r>
      <w:proofErr w:type="gramEnd"/>
      <w:r>
        <w:t xml:space="preserve"> doesn’t seem clear to me – phase separation of methanol and w</w:t>
      </w:r>
      <w:r>
        <w:t>a</w:t>
      </w:r>
      <w:r>
        <w:t>ter?</w:t>
      </w:r>
    </w:p>
  </w:comment>
  <w:comment w:id="16" w:author="Steve" w:date="2015-02-23T18:47:00Z" w:initials="SC">
    <w:p w14:paraId="27C726F3" w14:textId="77777777" w:rsidR="00F23BC2" w:rsidRDefault="00F23BC2" w:rsidP="00636EFA">
      <w:pPr>
        <w:pStyle w:val="CommentText"/>
      </w:pPr>
      <w:r>
        <w:rPr>
          <w:rStyle w:val="CommentReference"/>
        </w:rPr>
        <w:annotationRef/>
      </w:r>
      <w:r>
        <w:t>Seems almost like a do</w:t>
      </w:r>
      <w:r>
        <w:t>u</w:t>
      </w:r>
      <w:r>
        <w:t>ble negative statement…</w:t>
      </w:r>
    </w:p>
  </w:comment>
  <w:comment w:id="17" w:author="Steve" w:date="2015-02-23T18:47:00Z" w:initials="SC">
    <w:p w14:paraId="1E2E060E" w14:textId="77777777" w:rsidR="00F23BC2" w:rsidRDefault="00F23BC2" w:rsidP="00636EFA">
      <w:pPr>
        <w:pStyle w:val="CommentText"/>
      </w:pPr>
      <w:r>
        <w:rPr>
          <w:rStyle w:val="CommentReference"/>
        </w:rPr>
        <w:annotationRef/>
      </w:r>
      <w:r>
        <w:t>In reality this is cute sc</w:t>
      </w:r>
      <w:r>
        <w:t>i</w:t>
      </w:r>
      <w:r>
        <w:t xml:space="preserve">ence, but aggregation of NPs generally leads to heterogeneity in shape/faceting.  </w:t>
      </w:r>
    </w:p>
  </w:comment>
  <w:comment w:id="18" w:author="Katherine Hurst" w:date="2015-02-24T00:26:00Z" w:initials="KH">
    <w:p w14:paraId="5113CC15" w14:textId="2E0EAB5A" w:rsidR="005215E6" w:rsidRDefault="005215E6">
      <w:pPr>
        <w:pStyle w:val="CommentText"/>
      </w:pPr>
      <w:r>
        <w:rPr>
          <w:rStyle w:val="CommentReference"/>
        </w:rPr>
        <w:annotationRef/>
      </w:r>
      <w:r>
        <w:t>This goes with Figure 3 and ties into modelin</w:t>
      </w:r>
      <w:bookmarkStart w:id="19" w:name="_GoBack"/>
      <w:bookmarkEnd w:id="19"/>
      <w:r>
        <w:t>g aspect</w:t>
      </w:r>
      <w:proofErr w:type="gramStart"/>
      <w:r>
        <w:t>..</w:t>
      </w:r>
      <w:proofErr w:type="gramEnd"/>
      <w:r>
        <w:t xml:space="preserve"> </w:t>
      </w:r>
      <w:proofErr w:type="gramStart"/>
      <w:r>
        <w:t>move</w:t>
      </w:r>
      <w:proofErr w:type="gramEnd"/>
      <w:r>
        <w:t xml:space="preserve"> to be with modeling discussion.</w:t>
      </w:r>
    </w:p>
  </w:comment>
  <w:comment w:id="21" w:author="Katherine Hurst" w:date="2015-02-23T23:52:00Z" w:initials="KH">
    <w:p w14:paraId="5D5DBFC5" w14:textId="4AE80E0E" w:rsidR="00F23BC2" w:rsidRDefault="00F23BC2">
      <w:pPr>
        <w:pStyle w:val="CommentText"/>
      </w:pPr>
      <w:r>
        <w:rPr>
          <w:rStyle w:val="CommentReference"/>
        </w:rPr>
        <w:annotationRef/>
      </w:r>
      <w:r>
        <w:t>We will create well-defined catalytic systems including core-shell morphologies that will be ideal for linking experimental and computational efforts.</w:t>
      </w:r>
    </w:p>
  </w:comment>
  <w:comment w:id="24" w:author="Katherine Hurst" w:date="2015-02-24T00:19:00Z" w:initials="KH">
    <w:p w14:paraId="79710D0F" w14:textId="29525F91" w:rsidR="00F23BC2" w:rsidRDefault="00F23BC2">
      <w:pPr>
        <w:pStyle w:val="CommentText"/>
      </w:pPr>
      <w:r>
        <w:rPr>
          <w:rStyle w:val="CommentReference"/>
        </w:rPr>
        <w:annotationRef/>
      </w:r>
      <w:r>
        <w:t>Cut Figure 4 – too broad – not enough room</w:t>
      </w:r>
    </w:p>
  </w:comment>
  <w:comment w:id="29" w:author="Katherine Hurst" w:date="2015-02-23T23:59:00Z" w:initials="KH">
    <w:p w14:paraId="0D9B9176" w14:textId="31378541" w:rsidR="00F23BC2" w:rsidRDefault="00F23BC2">
      <w:pPr>
        <w:pStyle w:val="CommentText"/>
      </w:pPr>
      <w:r>
        <w:rPr>
          <w:rStyle w:val="CommentReference"/>
        </w:rPr>
        <w:annotationRef/>
      </w:r>
      <w:proofErr w:type="gramStart"/>
      <w:r>
        <w:t>cut</w:t>
      </w:r>
      <w:proofErr w:type="gramEnd"/>
    </w:p>
  </w:comment>
  <w:comment w:id="30" w:author="Steve" w:date="2015-02-23T18:50:00Z" w:initials="SC">
    <w:p w14:paraId="1FF7E981" w14:textId="0E5CF1F0" w:rsidR="00F23BC2" w:rsidRDefault="00F23BC2">
      <w:pPr>
        <w:pStyle w:val="CommentText"/>
      </w:pPr>
      <w:r>
        <w:rPr>
          <w:rStyle w:val="CommentReference"/>
        </w:rPr>
        <w:annotationRef/>
      </w:r>
      <w:r>
        <w:t>Move this up to first pa</w:t>
      </w:r>
      <w:r>
        <w:t>r</w:t>
      </w:r>
      <w:r>
        <w:t xml:space="preserve">agraph of section 2.  </w:t>
      </w:r>
    </w:p>
  </w:comment>
  <w:comment w:id="31" w:author="Katherine Hurst" w:date="2015-02-24T00:00:00Z" w:initials="KH">
    <w:p w14:paraId="39FFC9F5" w14:textId="17A19FD4" w:rsidR="00F23BC2" w:rsidRDefault="00F23BC2">
      <w:pPr>
        <w:pStyle w:val="CommentText"/>
      </w:pPr>
      <w:r>
        <w:rPr>
          <w:rStyle w:val="CommentReference"/>
        </w:rPr>
        <w:annotationRef/>
      </w:r>
      <w:r>
        <w:t>Cut – this should be in proposed work section</w:t>
      </w:r>
    </w:p>
  </w:comment>
  <w:comment w:id="32" w:author="Katherine Hurst" w:date="2015-02-24T00:02:00Z" w:initials="KH">
    <w:p w14:paraId="2E7D3CFE" w14:textId="398C3501" w:rsidR="00F23BC2" w:rsidRDefault="00F23BC2">
      <w:pPr>
        <w:pStyle w:val="CommentText"/>
      </w:pPr>
      <w:r>
        <w:rPr>
          <w:rStyle w:val="CommentReference"/>
        </w:rPr>
        <w:annotationRef/>
      </w:r>
      <w:r>
        <w:t xml:space="preserve">Seems to be out of place I think you’ve already made the case for why you want SS </w:t>
      </w:r>
      <w:proofErr w:type="gramStart"/>
      <w:r>
        <w:t>batteries  Or</w:t>
      </w:r>
      <w:proofErr w:type="gramEnd"/>
      <w:r>
        <w:t xml:space="preserve"> perhaps if you want to talk overall system balance of po</w:t>
      </w:r>
      <w:r>
        <w:t>w</w:t>
      </w:r>
      <w:r>
        <w:t>er move up to discussion of Figure1.</w:t>
      </w:r>
    </w:p>
  </w:comment>
  <w:comment w:id="33" w:author="Katherine Hurst" w:date="2015-02-24T00:03:00Z" w:initials="KH">
    <w:p w14:paraId="52DA3E94" w14:textId="7722EA35" w:rsidR="00F23BC2" w:rsidRDefault="00F23BC2">
      <w:pPr>
        <w:pStyle w:val="CommentText"/>
      </w:pPr>
      <w:r>
        <w:rPr>
          <w:rStyle w:val="CommentReference"/>
        </w:rPr>
        <w:annotationRef/>
      </w:r>
      <w:r>
        <w:t>Cut – the case for why DMFC has been made above</w:t>
      </w:r>
    </w:p>
  </w:comment>
  <w:comment w:id="34" w:author="Katherine Hurst" w:date="2015-02-24T00:04:00Z" w:initials="KH">
    <w:p w14:paraId="117FDA5C" w14:textId="292E835E" w:rsidR="00F23BC2" w:rsidRDefault="00F23BC2">
      <w:pPr>
        <w:pStyle w:val="CommentText"/>
      </w:pPr>
      <w:r>
        <w:rPr>
          <w:rStyle w:val="CommentReference"/>
        </w:rPr>
        <w:annotationRef/>
      </w:r>
      <w:r>
        <w:t>I suggest putting these targets with the fuel cell discussion or the battery discussion</w:t>
      </w:r>
    </w:p>
  </w:comment>
  <w:comment w:id="36" w:author="Katherine Hurst" w:date="2015-02-24T00:13:00Z" w:initials="KH">
    <w:p w14:paraId="54E07E1D" w14:textId="64D52117" w:rsidR="00F23BC2" w:rsidRDefault="00F23BC2">
      <w:pPr>
        <w:pStyle w:val="CommentText"/>
      </w:pPr>
      <w:r>
        <w:rPr>
          <w:rStyle w:val="CommentReference"/>
        </w:rPr>
        <w:annotationRef/>
      </w:r>
      <w:r>
        <w:t>How is our work different that what has already been done.</w:t>
      </w:r>
    </w:p>
  </w:comment>
  <w:comment w:id="37" w:author="Katherine Hurst" w:date="2015-02-24T00:15:00Z" w:initials="KH">
    <w:p w14:paraId="3A1794DF" w14:textId="371281BB" w:rsidR="00F23BC2" w:rsidRDefault="00F23BC2" w:rsidP="00963AC5">
      <w:pPr>
        <w:pStyle w:val="CommentText"/>
      </w:pPr>
      <w:r>
        <w:rPr>
          <w:rStyle w:val="CommentReference"/>
        </w:rPr>
        <w:annotationRef/>
      </w:r>
      <w:r>
        <w:t>We will control the flake size though alerting pH during GO exfoli</w:t>
      </w:r>
      <w:r>
        <w:t>a</w:t>
      </w:r>
      <w:r>
        <w:t>tion methods</w:t>
      </w:r>
      <w:proofErr w:type="gramStart"/>
      <w:r>
        <w:t>.(</w:t>
      </w:r>
      <w:proofErr w:type="gramEnd"/>
      <w:r>
        <w:t>I’m making this up here)  GO will be modified by various sulfur chemi</w:t>
      </w:r>
      <w:r>
        <w:t>s</w:t>
      </w:r>
      <w:r>
        <w:t>tries to control the acid</w:t>
      </w:r>
      <w:r>
        <w:t>i</w:t>
      </w:r>
      <w:r>
        <w:t>ty..</w:t>
      </w:r>
    </w:p>
    <w:p w14:paraId="3DD77D85" w14:textId="35B6FB4A" w:rsidR="00F23BC2" w:rsidRDefault="00F23BC2" w:rsidP="00963AC5">
      <w:pPr>
        <w:pStyle w:val="CommentText"/>
      </w:pPr>
      <w:r>
        <w:t xml:space="preserve"> Control the amount of GO defects through oxidative and reductive gas phase pr</w:t>
      </w:r>
      <w:r>
        <w:t>o</w:t>
      </w:r>
      <w:r>
        <w:t>cessing.</w:t>
      </w:r>
    </w:p>
  </w:comment>
  <w:comment w:id="38" w:author="Katherine Hurst" w:date="2015-02-24T00:18:00Z" w:initials="KH">
    <w:p w14:paraId="5C07C5FD" w14:textId="371D4872" w:rsidR="00F23BC2" w:rsidRDefault="00F23BC2">
      <w:pPr>
        <w:pStyle w:val="CommentText"/>
      </w:pPr>
      <w:r>
        <w:rPr>
          <w:rStyle w:val="CommentReference"/>
        </w:rPr>
        <w:annotationRef/>
      </w:r>
      <w:r>
        <w:t xml:space="preserve">Modeling </w:t>
      </w:r>
      <w:proofErr w:type="gramStart"/>
      <w:r>
        <w:t>of  catalyst</w:t>
      </w:r>
      <w:proofErr w:type="gramEnd"/>
      <w:r>
        <w:t xml:space="preserve"> morphologies and compositional structure?</w:t>
      </w:r>
    </w:p>
  </w:comment>
  <w:comment w:id="39" w:author="Katherine Hurst" w:date="2015-02-24T00:21:00Z" w:initials="KH">
    <w:p w14:paraId="5828FD4A" w14:textId="59BBA1E7" w:rsidR="00F23BC2" w:rsidRDefault="00F23BC2">
      <w:pPr>
        <w:pStyle w:val="CommentText"/>
      </w:pPr>
      <w:r>
        <w:rPr>
          <w:rStyle w:val="CommentReference"/>
        </w:rPr>
        <w:annotationRef/>
      </w:r>
      <w:r>
        <w:t>I don’t understand how the water management will work in this system</w:t>
      </w:r>
      <w:proofErr w:type="gramStart"/>
      <w:r>
        <w:t>..</w:t>
      </w:r>
      <w:proofErr w:type="gramEnd"/>
      <w:r>
        <w:t xml:space="preserve">  I just don’t know enough</w:t>
      </w:r>
      <w:proofErr w:type="gramStart"/>
      <w:r>
        <w:t>..</w:t>
      </w:r>
      <w:proofErr w:type="gramEnd"/>
      <w:r>
        <w:t xml:space="preserve"> </w:t>
      </w:r>
      <w:proofErr w:type="gramStart"/>
      <w:r>
        <w:t>isn’t</w:t>
      </w:r>
      <w:proofErr w:type="gramEnd"/>
      <w:r>
        <w:t xml:space="preserve"> this an issue ? What relative humidity does this system work at?</w:t>
      </w:r>
    </w:p>
  </w:comment>
</w:comment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F5B4CC" w14:textId="77777777" w:rsidR="00F23BC2" w:rsidRDefault="00F23BC2" w:rsidP="000C3A53">
      <w:pPr>
        <w:spacing w:before="0" w:after="0"/>
      </w:pPr>
      <w:r>
        <w:separator/>
      </w:r>
    </w:p>
  </w:endnote>
  <w:endnote w:type="continuationSeparator" w:id="0">
    <w:p w14:paraId="42AD070D" w14:textId="77777777" w:rsidR="00F23BC2" w:rsidRDefault="00F23BC2" w:rsidP="000C3A53">
      <w:pPr>
        <w:spacing w:before="0" w:after="0"/>
      </w:pPr>
      <w:r>
        <w:continuationSeparator/>
      </w:r>
    </w:p>
  </w:endnote>
  <w:endnote w:type="continuationNotice" w:id="1">
    <w:p w14:paraId="0DA1A10D" w14:textId="77777777" w:rsidR="00F23BC2" w:rsidRDefault="00F23BC2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Baskerville">
    <w:panose1 w:val="02020502070401020303"/>
    <w:charset w:val="00"/>
    <w:family w:val="auto"/>
    <w:pitch w:val="variable"/>
    <w:sig w:usb0="80000067" w:usb1="00000000" w:usb2="00000000" w:usb3="00000000" w:csb0="0000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C5589F" w14:textId="77777777" w:rsidR="00F23BC2" w:rsidRPr="00CE048A" w:rsidRDefault="00F23BC2" w:rsidP="000C3A53">
    <w:pPr>
      <w:pStyle w:val="Footer"/>
      <w:jc w:val="center"/>
      <w:rPr>
        <w:rFonts w:ascii="Baskerville" w:hAnsi="Baskerville"/>
        <w:sz w:val="16"/>
        <w:szCs w:val="16"/>
      </w:rPr>
    </w:pPr>
  </w:p>
  <w:p w14:paraId="2DFFE9C4" w14:textId="73B97241" w:rsidR="00F23BC2" w:rsidRPr="00CE048A" w:rsidRDefault="00F23BC2" w:rsidP="000C3A53">
    <w:pPr>
      <w:pStyle w:val="Footer"/>
      <w:jc w:val="center"/>
      <w:rPr>
        <w:rFonts w:ascii="Baskerville" w:hAnsi="Baskerville"/>
        <w:sz w:val="16"/>
        <w:szCs w:val="16"/>
      </w:rPr>
    </w:pPr>
    <w:r w:rsidRPr="00CE048A">
      <w:rPr>
        <w:rFonts w:ascii="Baskerville" w:hAnsi="Baskerville"/>
        <w:sz w:val="16"/>
        <w:szCs w:val="16"/>
      </w:rPr>
      <w:t>Contains Confidential, Proprietary, or Privileged Information</w:t>
    </w:r>
  </w:p>
  <w:p w14:paraId="4DB7D341" w14:textId="222DDD8C" w:rsidR="00F23BC2" w:rsidRPr="00CE048A" w:rsidRDefault="00F23BC2" w:rsidP="000C3A53">
    <w:pPr>
      <w:pStyle w:val="Footer"/>
      <w:jc w:val="center"/>
      <w:rPr>
        <w:rFonts w:ascii="Baskerville" w:hAnsi="Baskerville"/>
        <w:sz w:val="16"/>
        <w:szCs w:val="16"/>
      </w:rPr>
    </w:pPr>
    <w:r w:rsidRPr="00CE048A">
      <w:rPr>
        <w:rFonts w:ascii="Baskerville" w:hAnsi="Baskerville"/>
        <w:sz w:val="16"/>
        <w:szCs w:val="16"/>
      </w:rPr>
      <w:t>Exempt from Public Disclosure</w:t>
    </w:r>
  </w:p>
  <w:p w14:paraId="09220653" w14:textId="116849D6" w:rsidR="00F23BC2" w:rsidRPr="00CE048A" w:rsidRDefault="00F23BC2" w:rsidP="005870DC">
    <w:pPr>
      <w:pStyle w:val="Footer"/>
      <w:ind w:left="4050"/>
      <w:rPr>
        <w:rFonts w:ascii="Baskerville" w:hAnsi="Baskerville"/>
        <w:sz w:val="16"/>
        <w:szCs w:val="16"/>
      </w:rPr>
    </w:pPr>
    <w:r w:rsidRPr="00CE048A">
      <w:rPr>
        <w:rFonts w:ascii="Baskerville" w:hAnsi="Baskerville"/>
        <w:sz w:val="16"/>
        <w:szCs w:val="16"/>
      </w:rPr>
      <w:t xml:space="preserve">Page </w:t>
    </w:r>
    <w:r w:rsidRPr="00CE048A">
      <w:rPr>
        <w:rFonts w:ascii="Baskerville" w:hAnsi="Baskerville"/>
        <w:b/>
        <w:bCs/>
        <w:sz w:val="16"/>
        <w:szCs w:val="16"/>
      </w:rPr>
      <w:fldChar w:fldCharType="begin"/>
    </w:r>
    <w:r w:rsidRPr="00CE048A">
      <w:rPr>
        <w:rFonts w:ascii="Baskerville" w:hAnsi="Baskerville"/>
        <w:b/>
        <w:bCs/>
        <w:sz w:val="16"/>
        <w:szCs w:val="16"/>
      </w:rPr>
      <w:instrText xml:space="preserve"> PAGE </w:instrText>
    </w:r>
    <w:r w:rsidRPr="00CE048A">
      <w:rPr>
        <w:rFonts w:ascii="Baskerville" w:hAnsi="Baskerville"/>
        <w:b/>
        <w:bCs/>
        <w:sz w:val="16"/>
        <w:szCs w:val="16"/>
      </w:rPr>
      <w:fldChar w:fldCharType="separate"/>
    </w:r>
    <w:r w:rsidR="005215E6">
      <w:rPr>
        <w:rFonts w:ascii="Baskerville" w:hAnsi="Baskerville"/>
        <w:b/>
        <w:bCs/>
        <w:noProof/>
        <w:sz w:val="16"/>
        <w:szCs w:val="16"/>
      </w:rPr>
      <w:t>4</w:t>
    </w:r>
    <w:r w:rsidRPr="00CE048A">
      <w:rPr>
        <w:rFonts w:ascii="Baskerville" w:hAnsi="Baskerville"/>
        <w:b/>
        <w:bCs/>
        <w:sz w:val="16"/>
        <w:szCs w:val="16"/>
      </w:rPr>
      <w:fldChar w:fldCharType="end"/>
    </w:r>
    <w:r w:rsidRPr="00CE048A">
      <w:rPr>
        <w:rFonts w:ascii="Baskerville" w:hAnsi="Baskerville"/>
        <w:sz w:val="16"/>
        <w:szCs w:val="16"/>
      </w:rPr>
      <w:t xml:space="preserve"> of </w:t>
    </w:r>
    <w:r w:rsidRPr="00CE048A">
      <w:rPr>
        <w:rFonts w:ascii="Baskerville" w:hAnsi="Baskerville"/>
        <w:b/>
        <w:bCs/>
        <w:sz w:val="16"/>
        <w:szCs w:val="16"/>
      </w:rPr>
      <w:fldChar w:fldCharType="begin"/>
    </w:r>
    <w:r w:rsidRPr="00CE048A">
      <w:rPr>
        <w:rFonts w:ascii="Baskerville" w:hAnsi="Baskerville"/>
        <w:b/>
        <w:bCs/>
        <w:sz w:val="16"/>
        <w:szCs w:val="16"/>
      </w:rPr>
      <w:instrText xml:space="preserve"> NUMPAGES  </w:instrText>
    </w:r>
    <w:r w:rsidRPr="00CE048A">
      <w:rPr>
        <w:rFonts w:ascii="Baskerville" w:hAnsi="Baskerville"/>
        <w:b/>
        <w:bCs/>
        <w:sz w:val="16"/>
        <w:szCs w:val="16"/>
      </w:rPr>
      <w:fldChar w:fldCharType="separate"/>
    </w:r>
    <w:r w:rsidR="005215E6">
      <w:rPr>
        <w:rFonts w:ascii="Baskerville" w:hAnsi="Baskerville"/>
        <w:b/>
        <w:bCs/>
        <w:noProof/>
        <w:sz w:val="16"/>
        <w:szCs w:val="16"/>
      </w:rPr>
      <w:t>5</w:t>
    </w:r>
    <w:r w:rsidRPr="00CE048A">
      <w:rPr>
        <w:rFonts w:ascii="Baskerville" w:hAnsi="Baskerville"/>
        <w:b/>
        <w:bCs/>
        <w:sz w:val="16"/>
        <w:szCs w:val="16"/>
      </w:rPr>
      <w:fldChar w:fldCharType="end"/>
    </w:r>
    <w:r w:rsidRPr="00CE048A">
      <w:rPr>
        <w:rFonts w:ascii="Baskerville" w:hAnsi="Baskerville"/>
        <w:b/>
        <w:bCs/>
        <w:sz w:val="16"/>
        <w:szCs w:val="16"/>
      </w:rPr>
      <w:tab/>
      <w:t xml:space="preserve">Control #1261-2649 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A023F0B" w14:textId="77777777" w:rsidR="00F23BC2" w:rsidRDefault="00F23BC2" w:rsidP="000C3A53">
      <w:pPr>
        <w:spacing w:before="0" w:after="0"/>
      </w:pPr>
      <w:r>
        <w:separator/>
      </w:r>
    </w:p>
  </w:footnote>
  <w:footnote w:type="continuationSeparator" w:id="0">
    <w:p w14:paraId="465C4D8F" w14:textId="77777777" w:rsidR="00F23BC2" w:rsidRDefault="00F23BC2" w:rsidP="000C3A53">
      <w:pPr>
        <w:spacing w:before="0" w:after="0"/>
      </w:pPr>
      <w:r>
        <w:continuationSeparator/>
      </w:r>
    </w:p>
  </w:footnote>
  <w:footnote w:type="continuationNotice" w:id="1">
    <w:p w14:paraId="23DD1D1E" w14:textId="77777777" w:rsidR="00F23BC2" w:rsidRDefault="00F23BC2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538FCF" w14:textId="5B07EF38" w:rsidR="00F23BC2" w:rsidRPr="00CE048A" w:rsidRDefault="00F23BC2" w:rsidP="000C3A53">
    <w:pPr>
      <w:rPr>
        <w:rFonts w:ascii="Baskerville" w:hAnsi="Baskerville"/>
        <w:sz w:val="16"/>
        <w:szCs w:val="16"/>
      </w:rPr>
    </w:pPr>
    <w:r w:rsidRPr="00CE048A">
      <w:rPr>
        <w:rFonts w:ascii="Baskerville" w:hAnsi="Baskerville"/>
        <w:sz w:val="16"/>
        <w:szCs w:val="16"/>
      </w:rPr>
      <w:t>DE-FOA-0001261</w:t>
    </w:r>
  </w:p>
  <w:p w14:paraId="3AFEC63D" w14:textId="5A71281C" w:rsidR="00F23BC2" w:rsidRPr="00CE048A" w:rsidRDefault="00F23BC2" w:rsidP="000C3A53">
    <w:pPr>
      <w:rPr>
        <w:rFonts w:ascii="Baskerville" w:hAnsi="Baskerville"/>
        <w:sz w:val="16"/>
        <w:szCs w:val="16"/>
      </w:rPr>
    </w:pPr>
    <w:r w:rsidRPr="00CE048A">
      <w:rPr>
        <w:rFonts w:ascii="Baskerville" w:hAnsi="Baskerville"/>
        <w:sz w:val="16"/>
        <w:szCs w:val="16"/>
      </w:rPr>
      <w:t>Concept Paper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0E59E3"/>
    <w:multiLevelType w:val="multilevel"/>
    <w:tmpl w:val="F4C2552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2"/>
    <w:multiLevelType w:val="hybridMultilevel"/>
    <w:tmpl w:val="00000002"/>
    <w:lvl w:ilvl="0" w:tplc="00000065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B404EA1"/>
    <w:multiLevelType w:val="hybridMultilevel"/>
    <w:tmpl w:val="733AE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003CEF"/>
    <w:multiLevelType w:val="multilevel"/>
    <w:tmpl w:val="6E1EE39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68B9CD67"/>
    <w:multiLevelType w:val="multilevel"/>
    <w:tmpl w:val="10AA9650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0"/>
  </w:num>
  <w:num w:numId="3">
    <w:abstractNumId w:val="0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1"/>
  </w:num>
  <w:num w:numId="13">
    <w:abstractNumId w:val="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trackRevisions/>
  <w:defaultTabStop w:val="720"/>
  <w:autoHyphenation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0D07"/>
    <w:rsid w:val="00011C8B"/>
    <w:rsid w:val="00021773"/>
    <w:rsid w:val="000314A9"/>
    <w:rsid w:val="00052761"/>
    <w:rsid w:val="00082FCE"/>
    <w:rsid w:val="000968DF"/>
    <w:rsid w:val="000A5C89"/>
    <w:rsid w:val="000C3A53"/>
    <w:rsid w:val="000C6130"/>
    <w:rsid w:val="001109AE"/>
    <w:rsid w:val="00177558"/>
    <w:rsid w:val="001C0DFB"/>
    <w:rsid w:val="001E02B8"/>
    <w:rsid w:val="0023757F"/>
    <w:rsid w:val="00242733"/>
    <w:rsid w:val="00242FF6"/>
    <w:rsid w:val="0024648D"/>
    <w:rsid w:val="00272002"/>
    <w:rsid w:val="0028180C"/>
    <w:rsid w:val="00294904"/>
    <w:rsid w:val="002D64B1"/>
    <w:rsid w:val="002D6CA3"/>
    <w:rsid w:val="002F6861"/>
    <w:rsid w:val="00346C87"/>
    <w:rsid w:val="00373E69"/>
    <w:rsid w:val="003831F7"/>
    <w:rsid w:val="0039152B"/>
    <w:rsid w:val="003B20D2"/>
    <w:rsid w:val="003B238F"/>
    <w:rsid w:val="003C785E"/>
    <w:rsid w:val="003D3140"/>
    <w:rsid w:val="003E5F30"/>
    <w:rsid w:val="00447FFA"/>
    <w:rsid w:val="00450556"/>
    <w:rsid w:val="004A2F22"/>
    <w:rsid w:val="004A4529"/>
    <w:rsid w:val="004A5317"/>
    <w:rsid w:val="004B0B87"/>
    <w:rsid w:val="004C3727"/>
    <w:rsid w:val="004C7C58"/>
    <w:rsid w:val="004D2422"/>
    <w:rsid w:val="004D31A7"/>
    <w:rsid w:val="004E0957"/>
    <w:rsid w:val="004E29B3"/>
    <w:rsid w:val="004F78EC"/>
    <w:rsid w:val="00502043"/>
    <w:rsid w:val="00511B98"/>
    <w:rsid w:val="005215E6"/>
    <w:rsid w:val="005453AB"/>
    <w:rsid w:val="005870DC"/>
    <w:rsid w:val="00590D07"/>
    <w:rsid w:val="005C0462"/>
    <w:rsid w:val="00606568"/>
    <w:rsid w:val="00613505"/>
    <w:rsid w:val="00636EFA"/>
    <w:rsid w:val="00650F1A"/>
    <w:rsid w:val="0066470F"/>
    <w:rsid w:val="00676B72"/>
    <w:rsid w:val="00677D1D"/>
    <w:rsid w:val="006808F3"/>
    <w:rsid w:val="00690E13"/>
    <w:rsid w:val="006937AB"/>
    <w:rsid w:val="006966B1"/>
    <w:rsid w:val="006B4005"/>
    <w:rsid w:val="006D1C69"/>
    <w:rsid w:val="006F2FE3"/>
    <w:rsid w:val="00715969"/>
    <w:rsid w:val="007252EA"/>
    <w:rsid w:val="00726C30"/>
    <w:rsid w:val="00760117"/>
    <w:rsid w:val="00761D8A"/>
    <w:rsid w:val="00773C93"/>
    <w:rsid w:val="007832CD"/>
    <w:rsid w:val="00784D58"/>
    <w:rsid w:val="00790299"/>
    <w:rsid w:val="007A2C78"/>
    <w:rsid w:val="007C4394"/>
    <w:rsid w:val="007E569F"/>
    <w:rsid w:val="007E6B32"/>
    <w:rsid w:val="007F1B95"/>
    <w:rsid w:val="007F5B98"/>
    <w:rsid w:val="00806172"/>
    <w:rsid w:val="008367C4"/>
    <w:rsid w:val="00837F75"/>
    <w:rsid w:val="00844653"/>
    <w:rsid w:val="00856B33"/>
    <w:rsid w:val="00862D2C"/>
    <w:rsid w:val="0089684B"/>
    <w:rsid w:val="008A11A5"/>
    <w:rsid w:val="008B5DD5"/>
    <w:rsid w:val="008C49D0"/>
    <w:rsid w:val="008D59BF"/>
    <w:rsid w:val="008D6554"/>
    <w:rsid w:val="008D6863"/>
    <w:rsid w:val="00910856"/>
    <w:rsid w:val="00935B9F"/>
    <w:rsid w:val="00963AC5"/>
    <w:rsid w:val="009B42F9"/>
    <w:rsid w:val="009C498F"/>
    <w:rsid w:val="009F2297"/>
    <w:rsid w:val="00A47E52"/>
    <w:rsid w:val="00A553B3"/>
    <w:rsid w:val="00A65C8F"/>
    <w:rsid w:val="00A8174F"/>
    <w:rsid w:val="00A95C8E"/>
    <w:rsid w:val="00AB5E3C"/>
    <w:rsid w:val="00AD262F"/>
    <w:rsid w:val="00AF0F9C"/>
    <w:rsid w:val="00AF1359"/>
    <w:rsid w:val="00AF1AB4"/>
    <w:rsid w:val="00B3320A"/>
    <w:rsid w:val="00B34D74"/>
    <w:rsid w:val="00B66928"/>
    <w:rsid w:val="00B86B75"/>
    <w:rsid w:val="00B944C6"/>
    <w:rsid w:val="00BA230E"/>
    <w:rsid w:val="00BA6B56"/>
    <w:rsid w:val="00BC48D5"/>
    <w:rsid w:val="00BD0756"/>
    <w:rsid w:val="00BD67A3"/>
    <w:rsid w:val="00C22966"/>
    <w:rsid w:val="00C36279"/>
    <w:rsid w:val="00C5183F"/>
    <w:rsid w:val="00C60D5F"/>
    <w:rsid w:val="00C63AC8"/>
    <w:rsid w:val="00C646B5"/>
    <w:rsid w:val="00C65DCF"/>
    <w:rsid w:val="00C81D91"/>
    <w:rsid w:val="00C832FE"/>
    <w:rsid w:val="00CB3F03"/>
    <w:rsid w:val="00CD6380"/>
    <w:rsid w:val="00CD7701"/>
    <w:rsid w:val="00CE048A"/>
    <w:rsid w:val="00D237D3"/>
    <w:rsid w:val="00D37506"/>
    <w:rsid w:val="00D400BD"/>
    <w:rsid w:val="00D524A7"/>
    <w:rsid w:val="00D703DC"/>
    <w:rsid w:val="00DA343B"/>
    <w:rsid w:val="00DA5EC8"/>
    <w:rsid w:val="00DC2974"/>
    <w:rsid w:val="00DE465D"/>
    <w:rsid w:val="00E128ED"/>
    <w:rsid w:val="00E315A3"/>
    <w:rsid w:val="00E3177B"/>
    <w:rsid w:val="00E36554"/>
    <w:rsid w:val="00E43A9B"/>
    <w:rsid w:val="00E57D9B"/>
    <w:rsid w:val="00E70019"/>
    <w:rsid w:val="00E77602"/>
    <w:rsid w:val="00ED713B"/>
    <w:rsid w:val="00F01415"/>
    <w:rsid w:val="00F23BC2"/>
    <w:rsid w:val="00F45768"/>
    <w:rsid w:val="00F50878"/>
    <w:rsid w:val="00F828BE"/>
    <w:rsid w:val="00F8546F"/>
    <w:rsid w:val="00F91162"/>
    <w:rsid w:val="00F9397D"/>
    <w:rsid w:val="00F94451"/>
    <w:rsid w:val="00FE580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6189BD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footnote text" w:uiPriority="9" w:qFormat="1"/>
    <w:lsdException w:name="footer" w:uiPriority="99"/>
    <w:lsdException w:name="Title" w:qFormat="1"/>
    <w:lsdException w:name="Default Paragraph Font" w:uiPriority="1"/>
    <w:lsdException w:name="Date" w:qFormat="1"/>
    <w:lsdException w:name="No List" w:uiPriority="99"/>
    <w:lsdException w:name="List Paragraph" w:uiPriority="34" w:qFormat="1"/>
  </w:latentStyles>
  <w:style w:type="paragraph" w:default="1" w:styleId="Normal">
    <w:name w:val="Normal"/>
    <w:qFormat/>
    <w:pPr>
      <w:spacing w:before="180" w:after="18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BalloonText">
    <w:name w:val="Balloon Text"/>
    <w:basedOn w:val="Normal"/>
    <w:link w:val="BalloonTextChar"/>
    <w:rsid w:val="00C832FE"/>
    <w:pPr>
      <w:spacing w:before="0"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C832FE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rsid w:val="00C832FE"/>
    <w:pPr>
      <w:spacing w:before="0" w:after="200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rsid w:val="00C832FE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">
    <w:name w:val="Light Grid"/>
    <w:basedOn w:val="TableNormal"/>
    <w:rsid w:val="00C832FE"/>
    <w:pPr>
      <w:spacing w:after="0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styleId="Hyperlink">
    <w:name w:val="Hyperlink"/>
    <w:basedOn w:val="DefaultParagraphFont"/>
    <w:rsid w:val="00C832FE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rsid w:val="00690E13"/>
    <w:rPr>
      <w:sz w:val="18"/>
      <w:szCs w:val="18"/>
    </w:rPr>
  </w:style>
  <w:style w:type="paragraph" w:styleId="CommentText">
    <w:name w:val="annotation text"/>
    <w:basedOn w:val="Normal"/>
    <w:link w:val="CommentTextChar"/>
    <w:rsid w:val="00690E13"/>
  </w:style>
  <w:style w:type="character" w:customStyle="1" w:styleId="CommentTextChar">
    <w:name w:val="Comment Text Char"/>
    <w:basedOn w:val="DefaultParagraphFont"/>
    <w:link w:val="CommentText"/>
    <w:rsid w:val="00690E13"/>
  </w:style>
  <w:style w:type="paragraph" w:styleId="CommentSubject">
    <w:name w:val="annotation subject"/>
    <w:basedOn w:val="CommentText"/>
    <w:next w:val="CommentText"/>
    <w:link w:val="CommentSubjectChar"/>
    <w:rsid w:val="00690E1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rsid w:val="00690E13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B3320A"/>
    <w:pPr>
      <w:spacing w:before="0" w:after="0"/>
      <w:ind w:left="720"/>
      <w:contextualSpacing/>
    </w:pPr>
    <w:rPr>
      <w:rFonts w:ascii="Baskerville" w:eastAsiaTheme="minorEastAsia" w:hAnsi="Baskerville"/>
    </w:rPr>
  </w:style>
  <w:style w:type="paragraph" w:styleId="Header">
    <w:name w:val="header"/>
    <w:basedOn w:val="Normal"/>
    <w:link w:val="HeaderChar"/>
    <w:rsid w:val="000C3A53"/>
    <w:pPr>
      <w:tabs>
        <w:tab w:val="center" w:pos="4320"/>
        <w:tab w:val="right" w:pos="8640"/>
      </w:tabs>
      <w:spacing w:before="0" w:after="0"/>
    </w:pPr>
  </w:style>
  <w:style w:type="character" w:customStyle="1" w:styleId="HeaderChar">
    <w:name w:val="Header Char"/>
    <w:basedOn w:val="DefaultParagraphFont"/>
    <w:link w:val="Header"/>
    <w:rsid w:val="000C3A53"/>
  </w:style>
  <w:style w:type="paragraph" w:styleId="Footer">
    <w:name w:val="footer"/>
    <w:basedOn w:val="Normal"/>
    <w:link w:val="FooterChar"/>
    <w:uiPriority w:val="99"/>
    <w:rsid w:val="000C3A53"/>
    <w:pPr>
      <w:tabs>
        <w:tab w:val="center" w:pos="4320"/>
        <w:tab w:val="right" w:pos="864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0C3A53"/>
  </w:style>
  <w:style w:type="character" w:styleId="PlaceholderText">
    <w:name w:val="Placeholder Text"/>
    <w:basedOn w:val="DefaultParagraphFont"/>
    <w:rsid w:val="007F5B98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footnote text" w:uiPriority="9" w:qFormat="1"/>
    <w:lsdException w:name="footer" w:uiPriority="99"/>
    <w:lsdException w:name="Title" w:qFormat="1"/>
    <w:lsdException w:name="Default Paragraph Font" w:uiPriority="1"/>
    <w:lsdException w:name="Date" w:qFormat="1"/>
    <w:lsdException w:name="No List" w:uiPriority="99"/>
    <w:lsdException w:name="List Paragraph" w:uiPriority="34" w:qFormat="1"/>
  </w:latentStyles>
  <w:style w:type="paragraph" w:default="1" w:styleId="Normal">
    <w:name w:val="Normal"/>
    <w:qFormat/>
    <w:pPr>
      <w:spacing w:before="180" w:after="18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customStyle="1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odyText">
    <w:name w:val="Body Text"/>
    <w:basedOn w:val="Normal"/>
    <w:pPr>
      <w:spacing w:after="120"/>
    </w:pPr>
  </w:style>
  <w:style w:type="paragraph" w:customStyle="1" w:styleId="TableCaption">
    <w:name w:val="Table Caption"/>
    <w:basedOn w:val="Normal"/>
    <w:pPr>
      <w:spacing w:before="0" w:after="120"/>
    </w:pPr>
    <w:rPr>
      <w:i/>
    </w:rPr>
  </w:style>
  <w:style w:type="paragraph" w:customStyle="1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BalloonText">
    <w:name w:val="Balloon Text"/>
    <w:basedOn w:val="Normal"/>
    <w:link w:val="BalloonTextChar"/>
    <w:rsid w:val="00C832FE"/>
    <w:pPr>
      <w:spacing w:before="0"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C832FE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rsid w:val="00C832FE"/>
    <w:pPr>
      <w:spacing w:before="0" w:after="200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rsid w:val="00C832FE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">
    <w:name w:val="Light Grid"/>
    <w:basedOn w:val="TableNormal"/>
    <w:rsid w:val="00C832FE"/>
    <w:pPr>
      <w:spacing w:after="0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styleId="Hyperlink">
    <w:name w:val="Hyperlink"/>
    <w:basedOn w:val="DefaultParagraphFont"/>
    <w:rsid w:val="00C832FE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rsid w:val="00690E13"/>
    <w:rPr>
      <w:sz w:val="18"/>
      <w:szCs w:val="18"/>
    </w:rPr>
  </w:style>
  <w:style w:type="paragraph" w:styleId="CommentText">
    <w:name w:val="annotation text"/>
    <w:basedOn w:val="Normal"/>
    <w:link w:val="CommentTextChar"/>
    <w:rsid w:val="00690E13"/>
  </w:style>
  <w:style w:type="character" w:customStyle="1" w:styleId="CommentTextChar">
    <w:name w:val="Comment Text Char"/>
    <w:basedOn w:val="DefaultParagraphFont"/>
    <w:link w:val="CommentText"/>
    <w:rsid w:val="00690E13"/>
  </w:style>
  <w:style w:type="paragraph" w:styleId="CommentSubject">
    <w:name w:val="annotation subject"/>
    <w:basedOn w:val="CommentText"/>
    <w:next w:val="CommentText"/>
    <w:link w:val="CommentSubjectChar"/>
    <w:rsid w:val="00690E1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rsid w:val="00690E13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B3320A"/>
    <w:pPr>
      <w:spacing w:before="0" w:after="0"/>
      <w:ind w:left="720"/>
      <w:contextualSpacing/>
    </w:pPr>
    <w:rPr>
      <w:rFonts w:ascii="Baskerville" w:eastAsiaTheme="minorEastAsia" w:hAnsi="Baskerville"/>
    </w:rPr>
  </w:style>
  <w:style w:type="paragraph" w:styleId="Header">
    <w:name w:val="header"/>
    <w:basedOn w:val="Normal"/>
    <w:link w:val="HeaderChar"/>
    <w:rsid w:val="000C3A53"/>
    <w:pPr>
      <w:tabs>
        <w:tab w:val="center" w:pos="4320"/>
        <w:tab w:val="right" w:pos="8640"/>
      </w:tabs>
      <w:spacing w:before="0" w:after="0"/>
    </w:pPr>
  </w:style>
  <w:style w:type="character" w:customStyle="1" w:styleId="HeaderChar">
    <w:name w:val="Header Char"/>
    <w:basedOn w:val="DefaultParagraphFont"/>
    <w:link w:val="Header"/>
    <w:rsid w:val="000C3A53"/>
  </w:style>
  <w:style w:type="paragraph" w:styleId="Footer">
    <w:name w:val="footer"/>
    <w:basedOn w:val="Normal"/>
    <w:link w:val="FooterChar"/>
    <w:uiPriority w:val="99"/>
    <w:rsid w:val="000C3A53"/>
    <w:pPr>
      <w:tabs>
        <w:tab w:val="center" w:pos="4320"/>
        <w:tab w:val="right" w:pos="864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0C3A53"/>
  </w:style>
  <w:style w:type="character" w:styleId="PlaceholderText">
    <w:name w:val="Placeholder Text"/>
    <w:basedOn w:val="DefaultParagraphFont"/>
    <w:rsid w:val="007F5B9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webSettings" Target="webSettings.xml"/><Relationship Id="rId20" Type="http://schemas.openxmlformats.org/officeDocument/2006/relationships/image" Target="media/image40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footnotes" Target="footnotes.xml"/><Relationship Id="rId11" Type="http://schemas.openxmlformats.org/officeDocument/2006/relationships/endnotes" Target="endnotes.xml"/><Relationship Id="rId12" Type="http://schemas.openxmlformats.org/officeDocument/2006/relationships/comments" Target="comments.xml"/><Relationship Id="rId13" Type="http://schemas.openxmlformats.org/officeDocument/2006/relationships/image" Target="media/image1.png"/><Relationship Id="rId14" Type="http://schemas.openxmlformats.org/officeDocument/2006/relationships/image" Target="media/image10.png"/><Relationship Id="rId15" Type="http://schemas.openxmlformats.org/officeDocument/2006/relationships/image" Target="media/image2.png"/><Relationship Id="rId16" Type="http://schemas.openxmlformats.org/officeDocument/2006/relationships/image" Target="media/image20.png"/><Relationship Id="rId17" Type="http://schemas.openxmlformats.org/officeDocument/2006/relationships/image" Target="media/image3.png"/><Relationship Id="rId18" Type="http://schemas.openxmlformats.org/officeDocument/2006/relationships/image" Target="media/image30.png"/><Relationship Id="rId19" Type="http://schemas.openxmlformats.org/officeDocument/2006/relationships/image" Target="media/image4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7A5C025-9C62-C740-A60D-36AA36A922B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14C7CB9-732F-7248-B16B-01E0E8C02E0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6670EF2-0B5F-9D48-8939-D8AB24CB0E8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C408DB8-3A2E-8E4F-A6B6-1055CC8FA9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1932</Words>
  <Characters>11015</Characters>
  <Application>Microsoft Macintosh Word</Application>
  <DocSecurity>0</DocSecurity>
  <Lines>91</Lines>
  <Paragraphs>25</Paragraphs>
  <ScaleCrop>false</ScaleCrop>
  <Company>Colorado School of Mines</Company>
  <LinksUpToDate>false</LinksUpToDate>
  <CharactersWithSpaces>12922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Katherine Hurst</dc:creator>
  <cp:lastModifiedBy>Katherine Hurst</cp:lastModifiedBy>
  <cp:revision>6</cp:revision>
  <dcterms:created xsi:type="dcterms:W3CDTF">2015-02-24T06:09:00Z</dcterms:created>
  <dcterms:modified xsi:type="dcterms:W3CDTF">2015-02-24T07:26:00Z</dcterms:modified>
</cp:coreProperties>
</file>